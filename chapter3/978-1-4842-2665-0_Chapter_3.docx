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before="120" w:after="0" w:line="240" w:lineRule="auto"/>
      </w:pPr>
      <w:r>
        <w:rPr>
          <w:rFonts w:ascii="Times New Roman" w:hAnsi="Times New Roman"/>
          <w:b w:val="1"/>
          <w:bCs w:val="1"/>
          <w:sz w:val="44"/>
          <w:szCs w:val="44"/>
          <w:rtl w:val="0"/>
          <w:lang w:val="nl-NL"/>
        </w:rPr>
        <w:t>Chapter 3</w:t>
      </w:r>
      <w:r>
        <w:br w:type="textWrapping"/>
      </w:r>
      <w:commentRangeStart w:id="0"/>
    </w:p>
    <w:p>
      <w:pPr>
        <w:pStyle w:val="Body A"/>
        <w:spacing w:before="120" w:after="0" w:line="240" w:lineRule="auto"/>
        <w:rPr>
          <w:lang w:val="fr-FR"/>
        </w:rPr>
      </w:pPr>
      <w:r>
        <w:rPr>
          <w:rFonts w:ascii="Times New Roman" w:hAnsi="Times New Roman"/>
          <w:b w:val="1"/>
          <w:bCs w:val="1"/>
          <w:sz w:val="44"/>
          <w:szCs w:val="44"/>
          <w:rtl w:val="0"/>
          <w:lang w:val="fr-FR"/>
        </w:rPr>
        <w:t>Introduction - XML, JSON</w:t>
      </w:r>
      <w:commentRangeEnd w:id="0"/>
      <w:r>
        <w:commentReference w:id="0"/>
      </w:r>
    </w:p>
    <w:p>
      <w:pPr>
        <w:pStyle w:val="Body A"/>
        <w:spacing w:before="120" w:after="0" w:line="240" w:lineRule="auto"/>
      </w:pPr>
      <w:r>
        <w:rPr>
          <w:rFonts w:ascii="Times New Roman" w:hAnsi="Times New Roman"/>
          <w:sz w:val="32"/>
          <w:szCs w:val="32"/>
          <w:rtl w:val="0"/>
          <w:lang w:val="nl-NL"/>
        </w:rPr>
        <w:t>Sanjay Patni</w:t>
      </w:r>
      <w:r>
        <w:rPr>
          <w:rFonts w:ascii="Times New Roman" w:hAnsi="Times New Roman"/>
          <w:sz w:val="28"/>
          <w:szCs w:val="28"/>
          <w:vertAlign w:val="superscript"/>
          <w:rtl w:val="0"/>
          <w:lang w:val="nl-NL"/>
        </w:rPr>
        <w:t>a*</w:t>
      </w:r>
    </w:p>
    <w:p>
      <w:pPr>
        <w:pStyle w:val="Body A"/>
        <w:spacing w:before="120" w:after="800" w:line="240" w:lineRule="auto"/>
      </w:pPr>
      <w:r>
        <w:rPr>
          <w:rFonts w:ascii="Times New Roman" w:hAnsi="Times New Roman"/>
          <w:sz w:val="20"/>
          <w:szCs w:val="20"/>
          <w:vertAlign w:val="superscript"/>
          <w:rtl w:val="0"/>
          <w:lang w:val="nl-NL"/>
        </w:rPr>
        <w:t>a</w:t>
      </w:r>
      <w:r>
        <w:rPr>
          <w:rFonts w:ascii="Times New Roman" w:hAnsi="Times New Roman"/>
          <w:sz w:val="20"/>
          <w:szCs w:val="20"/>
          <w:rtl w:val="0"/>
          <w:lang w:val="en-US"/>
        </w:rPr>
        <w:t xml:space="preserve"> UCSC Extension, Santa Clara, California, USA</w:t>
      </w:r>
    </w:p>
    <w:p>
      <w:pPr>
        <w:pStyle w:val="Body A"/>
        <w:spacing w:before="240" w:after="0" w:line="240" w:lineRule="auto"/>
        <w:ind w:left="50" w:firstLine="0"/>
        <w:rPr>
          <w:lang w:val="de-DE"/>
        </w:rPr>
      </w:pPr>
      <w:r>
        <w:rPr>
          <w:rFonts w:ascii="Times New Roman" w:hAnsi="Times New Roman"/>
          <w:b w:val="1"/>
          <w:bCs w:val="1"/>
          <w:sz w:val="24"/>
          <w:szCs w:val="24"/>
          <w:rtl w:val="0"/>
          <w:lang w:val="de-DE"/>
        </w:rPr>
        <w:t>Abstract</w:t>
      </w:r>
    </w:p>
    <w:p>
      <w:pPr>
        <w:pStyle w:val="Body A"/>
        <w:spacing w:before="120" w:after="0" w:line="240" w:lineRule="auto"/>
        <w:jc w:val="both"/>
        <w:rPr>
          <w:lang w:val="en-US"/>
        </w:rPr>
      </w:pPr>
      <w:r>
        <w:rPr>
          <w:rFonts w:ascii="Times New Roman" w:hAnsi="Times New Roman"/>
          <w:sz w:val="24"/>
          <w:szCs w:val="24"/>
          <w:rtl w:val="0"/>
          <w:lang w:val="en-US"/>
        </w:rPr>
        <w:t>This chapter introduces basic concepts about XML and JSON. At the end of this chapter there is an exercise for environment setup.</w:t>
      </w:r>
    </w:p>
    <w:p>
      <w:pPr>
        <w:pStyle w:val="Body A"/>
        <w:spacing w:before="120" w:after="120" w:line="240" w:lineRule="auto"/>
        <w:jc w:val="both"/>
        <w:rPr>
          <w:ins w:id="1" w:date="2022-07-25T09:50:00Z" w:author="s patni"/>
          <w:rFonts w:ascii="Times New Roman" w:cs="Times New Roman" w:hAnsi="Times New Roman" w:eastAsia="Times New Roman"/>
          <w:sz w:val="24"/>
          <w:szCs w:val="24"/>
          <w:lang w:val="en-US"/>
        </w:rPr>
      </w:pPr>
      <w:r>
        <w:rPr>
          <w:rFonts w:ascii="Times New Roman" w:hAnsi="Times New Roman"/>
          <w:sz w:val="24"/>
          <w:szCs w:val="24"/>
          <w:rtl w:val="0"/>
          <w:lang w:val="en-US"/>
        </w:rPr>
        <w:t xml:space="preserve">This chapter introduces basic concepts about XML and JSON. At the end of this chapter there is an exercise </w:t>
      </w:r>
      <w:ins w:id="2" w:date="2022-07-25T09:50:00Z" w:author="s patni">
        <w:r>
          <w:rPr>
            <w:rFonts w:ascii="Times New Roman" w:hAnsi="Times New Roman"/>
            <w:sz w:val="24"/>
            <w:szCs w:val="24"/>
            <w:rtl w:val="0"/>
            <w:lang w:val="en-US"/>
          </w:rPr>
          <w:t>to demonstrate XML and JSON responses  message from Micronaut app.</w:t>
        </w:r>
      </w:ins>
    </w:p>
    <w:p>
      <w:pPr>
        <w:pStyle w:val="Body A"/>
        <w:spacing w:before="120" w:after="120" w:line="240" w:lineRule="auto"/>
        <w:jc w:val="both"/>
        <w:rPr>
          <w:del w:id="3" w:date="2022-07-25T09:47:00Z" w:author="s patni"/>
          <w:lang w:val="en-US"/>
        </w:rPr>
      </w:pPr>
      <w:del w:id="4" w:date="2022-07-25T09:47:00Z" w:author="s patni">
        <w:r>
          <w:rPr>
            <w:rFonts w:ascii="Times New Roman" w:hAnsi="Times New Roman"/>
            <w:sz w:val="24"/>
            <w:szCs w:val="24"/>
            <w:rtl w:val="0"/>
            <w:lang w:val="en-US"/>
          </w:rPr>
          <w:delText>for environment setup.</w:delText>
        </w:r>
      </w:del>
    </w:p>
    <w:p>
      <w:pPr>
        <w:pStyle w:val="Body A"/>
        <w:keepLines w:val="1"/>
        <w:spacing w:before="240" w:after="0" w:line="240" w:lineRule="auto"/>
        <w:rPr>
          <w:lang w:val="en-US"/>
        </w:rPr>
      </w:pPr>
      <w:r>
        <w:rPr>
          <w:rFonts w:ascii="Times New Roman" w:hAnsi="Times New Roman"/>
          <w:b w:val="1"/>
          <w:bCs w:val="1"/>
          <w:sz w:val="24"/>
          <w:szCs w:val="24"/>
          <w:rtl w:val="0"/>
          <w:lang w:val="en-US"/>
        </w:rPr>
        <w:t>What is XML?</w:t>
      </w:r>
    </w:p>
    <w:p>
      <w:pPr>
        <w:pStyle w:val="Body A"/>
        <w:spacing w:before="120" w:after="0" w:line="240" w:lineRule="auto"/>
        <w:jc w:val="both"/>
      </w:pPr>
      <w:r>
        <w:rPr>
          <w:rFonts w:ascii="Times New Roman" w:hAnsi="Times New Roman"/>
          <w:sz w:val="24"/>
          <w:szCs w:val="24"/>
          <w:rtl w:val="0"/>
          <w:lang w:val="nl-NL"/>
        </w:rPr>
        <w:t>e</w:t>
      </w:r>
      <w:r>
        <w:rPr>
          <w:rFonts w:ascii="Times New Roman" w:hAnsi="Times New Roman"/>
          <w:b w:val="1"/>
          <w:bCs w:val="1"/>
          <w:sz w:val="24"/>
          <w:szCs w:val="24"/>
          <w:rtl w:val="0"/>
          <w:lang w:val="nl-NL"/>
        </w:rPr>
        <w:t>X</w:t>
      </w:r>
      <w:r>
        <w:rPr>
          <w:rFonts w:ascii="Times New Roman" w:hAnsi="Times New Roman"/>
          <w:sz w:val="24"/>
          <w:szCs w:val="24"/>
          <w:rtl w:val="0"/>
          <w:lang w:val="en-US"/>
        </w:rPr>
        <w:t xml:space="preserve">tensible </w:t>
      </w:r>
      <w:r>
        <w:rPr>
          <w:rFonts w:ascii="Times New Roman" w:hAnsi="Times New Roman"/>
          <w:b w:val="1"/>
          <w:bCs w:val="1"/>
          <w:sz w:val="24"/>
          <w:szCs w:val="24"/>
          <w:rtl w:val="0"/>
          <w:lang w:val="nl-NL"/>
        </w:rPr>
        <w:t>M</w:t>
      </w:r>
      <w:r>
        <w:rPr>
          <w:rFonts w:ascii="Times New Roman" w:hAnsi="Times New Roman"/>
          <w:sz w:val="24"/>
          <w:szCs w:val="24"/>
          <w:rtl w:val="0"/>
          <w:lang w:val="nl-NL"/>
        </w:rPr>
        <w:t xml:space="preserve">arkup </w:t>
      </w:r>
      <w:r>
        <w:rPr>
          <w:rFonts w:ascii="Times New Roman" w:hAnsi="Times New Roman"/>
          <w:b w:val="1"/>
          <w:bCs w:val="1"/>
          <w:sz w:val="24"/>
          <w:szCs w:val="24"/>
          <w:rtl w:val="0"/>
          <w:lang w:val="nl-NL"/>
        </w:rPr>
        <w:t>L</w:t>
      </w:r>
      <w:r>
        <w:rPr>
          <w:rFonts w:ascii="Times New Roman" w:hAnsi="Times New Roman"/>
          <w:sz w:val="24"/>
          <w:szCs w:val="24"/>
          <w:rtl w:val="0"/>
          <w:lang w:val="en-US"/>
        </w:rPr>
        <w:t xml:space="preserve">anguage - XML is a text-based markup language which is standard for data interchange on the Web. As with HTML, you identify data using </w:t>
      </w:r>
      <w:r>
        <w:rPr>
          <w:rStyle w:val="Hyperlink.0"/>
          <w:rFonts w:ascii="Times New Roman" w:cs="Times New Roman" w:hAnsi="Times New Roman" w:eastAsia="Times New Roman"/>
          <w:sz w:val="24"/>
          <w:szCs w:val="24"/>
          <w:u w:color="0000ff"/>
          <w:lang w:val="nl-NL"/>
        </w:rPr>
        <w:fldChar w:fldCharType="begin" w:fldLock="0"/>
      </w:r>
      <w:r>
        <w:rPr>
          <w:rStyle w:val="Hyperlink.0"/>
          <w:rFonts w:ascii="Times New Roman" w:cs="Times New Roman" w:hAnsi="Times New Roman" w:eastAsia="Times New Roman"/>
          <w:sz w:val="24"/>
          <w:szCs w:val="24"/>
          <w:u w:color="0000ff"/>
          <w:lang w:val="nl-NL"/>
        </w:rPr>
        <w:instrText xml:space="preserve"> HYPERLINK "https://www2.informatik.hu-berlin.de/~xing/Lib/Docs/jaxp/docs/tutorial/glossary.html%252525252525252523tag"</w:instrText>
      </w:r>
      <w:r>
        <w:rPr>
          <w:rStyle w:val="Hyperlink.0"/>
          <w:rFonts w:ascii="Times New Roman" w:cs="Times New Roman" w:hAnsi="Times New Roman" w:eastAsia="Times New Roman"/>
          <w:sz w:val="24"/>
          <w:szCs w:val="24"/>
          <w:u w:color="0000ff"/>
          <w:lang w:val="nl-NL"/>
        </w:rPr>
        <w:fldChar w:fldCharType="separate" w:fldLock="0"/>
      </w:r>
      <w:r>
        <w:rPr>
          <w:rStyle w:val="Hyperlink.0"/>
          <w:rFonts w:ascii="Times New Roman" w:hAnsi="Times New Roman"/>
          <w:sz w:val="24"/>
          <w:szCs w:val="24"/>
          <w:u w:color="0000ff"/>
          <w:rtl w:val="0"/>
          <w:lang w:val="nl-NL"/>
        </w:rPr>
        <w:t>tag</w:t>
      </w:r>
      <w:r>
        <w:rPr/>
        <w:fldChar w:fldCharType="end" w:fldLock="0"/>
      </w:r>
      <w:r>
        <w:rPr>
          <w:rStyle w:val="None"/>
          <w:rFonts w:ascii="Times New Roman" w:hAnsi="Times New Roman"/>
          <w:sz w:val="24"/>
          <w:szCs w:val="24"/>
          <w:rtl w:val="0"/>
          <w:lang w:val="en-US"/>
        </w:rPr>
        <w:t xml:space="preserve">s (identifiers enclosed in angle brackets, like this: </w:t>
      </w:r>
      <w:r>
        <w:rPr>
          <w:rStyle w:val="None"/>
          <w:rFonts w:ascii="Courier New" w:hAnsi="Courier New"/>
          <w:sz w:val="24"/>
          <w:szCs w:val="24"/>
          <w:rtl w:val="0"/>
          <w:lang w:val="nl-NL"/>
        </w:rPr>
        <w:t>&lt;...&gt;</w:t>
      </w:r>
      <w:r>
        <w:rPr>
          <w:rStyle w:val="None"/>
          <w:rFonts w:ascii="Times New Roman" w:hAnsi="Times New Roman"/>
          <w:sz w:val="24"/>
          <w:szCs w:val="24"/>
          <w:rtl w:val="0"/>
          <w:lang w:val="en-US"/>
        </w:rPr>
        <w:t xml:space="preserve">). Collectively, the tags are known as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markup.</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It puts a label on a piece of data that identifies it (for example: </w:t>
      </w:r>
      <w:r>
        <w:rPr>
          <w:rStyle w:val="None"/>
          <w:rFonts w:ascii="Courier New" w:hAnsi="Courier New"/>
          <w:sz w:val="24"/>
          <w:szCs w:val="24"/>
          <w:rtl w:val="0"/>
          <w:lang w:val="fr-FR"/>
        </w:rPr>
        <w:t>&lt;message&gt;...&lt;/message&gt;</w:t>
      </w:r>
      <w:r>
        <w:rPr>
          <w:rStyle w:val="None"/>
          <w:rFonts w:ascii="Times New Roman" w:hAnsi="Times New Roman"/>
          <w:sz w:val="24"/>
          <w:szCs w:val="24"/>
          <w:rtl w:val="0"/>
          <w:lang w:val="en-US"/>
        </w:rPr>
        <w:t>). In the same way that you define the field names for a data structure, you are free to use any XML tags that make sense for a given application. Naturally, though, for multiple applications to use the same XML data, they have to agree on the tag names they intend to use. Here is an example of some XML data you might use for a messaging application:</w:t>
      </w:r>
    </w:p>
    <w:p>
      <w:pPr>
        <w:pStyle w:val="Body A"/>
        <w:spacing w:before="120" w:after="0" w:line="240" w:lineRule="auto"/>
        <w:jc w:val="both"/>
        <w:rPr>
          <w:rStyle w:val="None"/>
          <w:rFonts w:ascii="Courier New" w:cs="Courier New" w:hAnsi="Courier New" w:eastAsia="Courier New"/>
          <w:sz w:val="24"/>
          <w:szCs w:val="24"/>
          <w:lang w:val="fr-FR"/>
        </w:rPr>
      </w:pPr>
      <w:r>
        <w:rPr>
          <w:rStyle w:val="None"/>
          <w:rFonts w:ascii="Courier New" w:hAnsi="Courier New"/>
          <w:sz w:val="24"/>
          <w:szCs w:val="24"/>
          <w:rtl w:val="0"/>
          <w:lang w:val="fr-FR"/>
        </w:rPr>
        <w:t>&lt;message&gt;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&lt;to&gt;you@yourAddress.com&lt;/to&gt;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&lt;from&gt;me@myAddress.com&lt;/from&gt;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&lt;subject&gt;XML Is Really Cool&gt;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&lt;/subject&gt;</w:t>
      </w:r>
    </w:p>
    <w:p>
      <w:pPr>
        <w:pStyle w:val="Body A"/>
        <w:spacing w:after="0" w:line="240" w:lineRule="auto"/>
        <w:jc w:val="both"/>
        <w:rPr>
          <w:rStyle w:val="None"/>
          <w:rFonts w:ascii="Courier New" w:cs="Courier New" w:hAnsi="Courier New" w:eastAsia="Courier New"/>
          <w:sz w:val="24"/>
          <w:szCs w:val="24"/>
          <w:lang w:val="fr-FR"/>
        </w:rPr>
      </w:pPr>
      <w:r>
        <w:rPr>
          <w:rStyle w:val="None"/>
          <w:rFonts w:ascii="Courier New" w:hAnsi="Courier New"/>
          <w:sz w:val="24"/>
          <w:szCs w:val="24"/>
          <w:rtl w:val="0"/>
          <w:lang w:val="fr-FR"/>
        </w:rPr>
        <w:t>&lt;text&gt;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How many ways is XML cool? Let me count the ways...</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w:spacing w:after="12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&lt;/message&gt;</w:t>
      </w:r>
    </w:p>
    <w:p>
      <w:pPr>
        <w:pStyle w:val="Body A"/>
        <w:spacing w:after="0" w:line="240" w:lineRule="auto"/>
        <w:ind w:firstLine="288"/>
        <w:jc w:val="both"/>
      </w:pPr>
      <w:r>
        <w:rPr>
          <w:rStyle w:val="None"/>
          <w:rFonts w:ascii="Times New Roman" w:hAnsi="Times New Roman"/>
          <w:sz w:val="24"/>
          <w:szCs w:val="24"/>
          <w:rtl w:val="0"/>
          <w:lang w:val="en-US"/>
        </w:rPr>
        <w:t xml:space="preserve">Tags can also contain </w:t>
      </w:r>
      <w:r>
        <w:rPr>
          <w:rStyle w:val="Hyperlink.1"/>
          <w:rFonts w:ascii="Times New Roman" w:cs="Times New Roman" w:hAnsi="Times New Roman" w:eastAsia="Times New Roman"/>
          <w:sz w:val="24"/>
          <w:szCs w:val="24"/>
          <w:u w:color="0000ff"/>
          <w:lang w:val="en-US"/>
        </w:rPr>
        <w:fldChar w:fldCharType="begin" w:fldLock="0"/>
      </w:r>
      <w:r>
        <w:rPr>
          <w:rStyle w:val="Hyperlink.1"/>
          <w:rFonts w:ascii="Times New Roman" w:cs="Times New Roman" w:hAnsi="Times New Roman" w:eastAsia="Times New Roman"/>
          <w:sz w:val="24"/>
          <w:szCs w:val="24"/>
          <w:u w:color="0000ff"/>
          <w:lang w:val="en-US"/>
        </w:rPr>
        <w:instrText xml:space="preserve"> HYPERLINK "https://www2.informatik.hu-berlin.de/~xing/Lib/Docs/jaxp/docs/tutorial/glossary.html%252525252525252523attribute"</w:instrText>
      </w:r>
      <w:r>
        <w:rPr>
          <w:rStyle w:val="Hyperlink.1"/>
          <w:rFonts w:ascii="Times New Roman" w:cs="Times New Roman" w:hAnsi="Times New Roman" w:eastAsia="Times New Roman"/>
          <w:sz w:val="24"/>
          <w:szCs w:val="24"/>
          <w:u w:color="0000ff"/>
          <w:lang w:val="en-US"/>
        </w:rPr>
        <w:fldChar w:fldCharType="separate" w:fldLock="0"/>
      </w:r>
      <w:r>
        <w:rPr>
          <w:rStyle w:val="Hyperlink.1"/>
          <w:rFonts w:ascii="Times New Roman" w:hAnsi="Times New Roman"/>
          <w:sz w:val="24"/>
          <w:szCs w:val="24"/>
          <w:u w:color="0000ff"/>
          <w:rtl w:val="0"/>
          <w:lang w:val="en-US"/>
        </w:rPr>
        <w:t>attributes</w:t>
      </w:r>
      <w:r>
        <w:rPr/>
        <w:fldChar w:fldCharType="end" w:fldLock="0"/>
      </w:r>
      <w:r>
        <w:rPr>
          <w:rStyle w:val="None"/>
          <w:rFonts w:ascii="Times New Roman" w:hAnsi="Times New Roman"/>
          <w:sz w:val="24"/>
          <w:szCs w:val="24"/>
          <w:rtl w:val="0"/>
          <w:lang w:val="en-US"/>
        </w:rPr>
        <w:t xml:space="preserve"> (additional information included as part of the tag itself) within the tag</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s angle brackets. If you consider the information in question to be part of the essential material that is being expressed or communicated in the XML, put it in an element. For human-readable documents, this generally means the core content that is being communicated to the reader. For machine-oriented records formats, this generally means the data that comes directly from the problem domain. If you consider the information to be peripheral or incidental to the main communication, or purely intended to help applications process the main communication, use attributes. The following example shows an email message structure that uses attributes for the </w:t>
      </w:r>
      <w:r>
        <w:rPr>
          <w:rStyle w:val="None"/>
          <w:rFonts w:ascii="Courier New" w:hAnsi="Courier New"/>
          <w:sz w:val="24"/>
          <w:szCs w:val="24"/>
          <w:rtl w:val="0"/>
          <w:lang w:val="nl-NL"/>
        </w:rPr>
        <w:t>to</w:t>
      </w:r>
      <w:r>
        <w:rPr>
          <w:rStyle w:val="None"/>
          <w:rFonts w:ascii="Times New Roman" w:hAnsi="Times New Roman"/>
          <w:sz w:val="24"/>
          <w:szCs w:val="24"/>
          <w:rtl w:val="0"/>
          <w:lang w:val="nl-NL"/>
        </w:rPr>
        <w:t xml:space="preserve">, </w:t>
      </w:r>
      <w:r>
        <w:rPr>
          <w:rStyle w:val="None"/>
          <w:rFonts w:ascii="Courier New" w:hAnsi="Courier New"/>
          <w:sz w:val="24"/>
          <w:szCs w:val="24"/>
          <w:rtl w:val="0"/>
          <w:lang w:val="en-US"/>
        </w:rPr>
        <w:t>from</w:t>
      </w:r>
      <w:r>
        <w:rPr>
          <w:rStyle w:val="None"/>
          <w:rFonts w:ascii="Times New Roman" w:hAnsi="Times New Roman"/>
          <w:sz w:val="24"/>
          <w:szCs w:val="24"/>
          <w:rtl w:val="0"/>
          <w:lang w:val="en-US"/>
        </w:rPr>
        <w:t xml:space="preserve">, and </w:t>
      </w:r>
      <w:r>
        <w:rPr>
          <w:rStyle w:val="None"/>
          <w:rFonts w:ascii="Courier New" w:hAnsi="Courier New"/>
          <w:sz w:val="24"/>
          <w:szCs w:val="24"/>
          <w:rtl w:val="0"/>
          <w:lang w:val="en-US"/>
        </w:rPr>
        <w:t>subject</w:t>
      </w:r>
      <w:r>
        <w:rPr>
          <w:rStyle w:val="None"/>
          <w:rFonts w:ascii="Times New Roman" w:hAnsi="Times New Roman"/>
          <w:sz w:val="24"/>
          <w:szCs w:val="24"/>
          <w:rtl w:val="0"/>
          <w:lang w:val="en-US"/>
        </w:rPr>
        <w:t xml:space="preserve"> fields:</w:t>
      </w:r>
    </w:p>
    <w:p>
      <w:pPr>
        <w:pStyle w:val="Body A"/>
        <w:spacing w:before="120"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 xml:space="preserve">&lt;message to=you@yourAddress.com </w:t>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fldChar w:fldCharType="begin" w:fldLock="0"/>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instrText xml:space="preserve"> HYPERLINK "mailto:from=me@myAddress.com"</w:instrText>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fldChar w:fldCharType="separate" w:fldLock="0"/>
      </w:r>
      <w:r>
        <w:rPr>
          <w:rStyle w:val="Hyperlink.2"/>
          <w:rFonts w:ascii="Courier New" w:hAnsi="Courier New"/>
          <w:outline w:val="0"/>
          <w:color w:val="000000"/>
          <w:sz w:val="24"/>
          <w:szCs w:val="24"/>
          <w:u w:val="none" w:color="000000"/>
          <w:rtl w:val="0"/>
          <w:lang w:val="en-US"/>
          <w14:textFill>
            <w14:solidFill>
              <w14:srgbClr w14:val="000000"/>
            </w14:solidFill>
          </w14:textFill>
        </w:rPr>
        <w:t>from=me@myAddress.com</w:t>
      </w:r>
      <w:r>
        <w:rPr>
          <w:lang w:val="en-US"/>
        </w:rPr>
        <w:fldChar w:fldCharType="end" w:fldLock="0"/>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subject="XML Is Really Cool"&gt;</w:t>
      </w:r>
    </w:p>
    <w:p>
      <w:pPr>
        <w:pStyle w:val="Body A"/>
        <w:spacing w:after="0" w:line="240" w:lineRule="auto"/>
        <w:jc w:val="both"/>
        <w:rPr>
          <w:rStyle w:val="None"/>
          <w:rFonts w:ascii="Courier New" w:cs="Courier New" w:hAnsi="Courier New" w:eastAsia="Courier New"/>
          <w:sz w:val="24"/>
          <w:szCs w:val="24"/>
          <w:lang w:val="fr-FR"/>
        </w:rPr>
      </w:pPr>
      <w:r>
        <w:rPr>
          <w:rStyle w:val="None"/>
          <w:rFonts w:ascii="Courier New" w:hAnsi="Courier New"/>
          <w:sz w:val="24"/>
          <w:szCs w:val="24"/>
          <w:rtl w:val="0"/>
          <w:lang w:val="fr-FR"/>
        </w:rPr>
        <w:t>&lt;text&gt;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How many ways is XML cool? Let me count the ways...</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w:spacing w:after="12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&lt;/message&gt;</w:t>
      </w:r>
    </w:p>
    <w:p>
      <w:pPr>
        <w:pStyle w:val="Body A"/>
        <w:spacing w:after="0" w:line="240" w:lineRule="auto"/>
        <w:ind w:firstLine="288"/>
        <w:jc w:val="both"/>
      </w:pPr>
      <w:r>
        <w:rPr>
          <w:rStyle w:val="None"/>
          <w:rFonts w:ascii="Times New Roman" w:hAnsi="Times New Roman"/>
          <w:sz w:val="24"/>
          <w:szCs w:val="24"/>
          <w:rtl w:val="0"/>
          <w:lang w:val="en-US"/>
        </w:rPr>
        <w:t xml:space="preserve">One really big difference between XML and HTML is that an XML document is always constrained to be </w:t>
      </w:r>
      <w:r>
        <w:rPr>
          <w:rStyle w:val="Hyperlink.1"/>
          <w:rFonts w:ascii="Times New Roman" w:cs="Times New Roman" w:hAnsi="Times New Roman" w:eastAsia="Times New Roman"/>
          <w:sz w:val="24"/>
          <w:szCs w:val="24"/>
          <w:u w:color="0000ff"/>
          <w:lang w:val="en-US"/>
        </w:rPr>
        <w:fldChar w:fldCharType="begin" w:fldLock="0"/>
      </w:r>
      <w:r>
        <w:rPr>
          <w:rStyle w:val="Hyperlink.1"/>
          <w:rFonts w:ascii="Times New Roman" w:cs="Times New Roman" w:hAnsi="Times New Roman" w:eastAsia="Times New Roman"/>
          <w:sz w:val="24"/>
          <w:szCs w:val="24"/>
          <w:u w:color="0000ff"/>
          <w:lang w:val="en-US"/>
        </w:rPr>
        <w:instrText xml:space="preserve"> HYPERLINK "https://www2.informatik.hu-berlin.de/~xing/Lib/Docs/jaxp/docs/tutorial/overview/4_design.html"</w:instrText>
      </w:r>
      <w:r>
        <w:rPr>
          <w:rStyle w:val="Hyperlink.1"/>
          <w:rFonts w:ascii="Times New Roman" w:cs="Times New Roman" w:hAnsi="Times New Roman" w:eastAsia="Times New Roman"/>
          <w:sz w:val="24"/>
          <w:szCs w:val="24"/>
          <w:u w:color="0000ff"/>
          <w:lang w:val="en-US"/>
        </w:rPr>
        <w:fldChar w:fldCharType="separate" w:fldLock="0"/>
      </w:r>
      <w:r>
        <w:rPr>
          <w:rStyle w:val="Hyperlink.1"/>
          <w:rFonts w:ascii="Times New Roman" w:hAnsi="Times New Roman"/>
          <w:sz w:val="24"/>
          <w:szCs w:val="24"/>
          <w:u w:color="0000ff"/>
          <w:rtl w:val="0"/>
          <w:lang w:val="en-US"/>
        </w:rPr>
        <w:t>well-formed</w:t>
      </w:r>
      <w:r>
        <w:rPr/>
        <w:fldChar w:fldCharType="end" w:fldLock="0"/>
      </w:r>
      <w:r>
        <w:rPr>
          <w:rStyle w:val="None"/>
          <w:rFonts w:ascii="Times New Roman" w:hAnsi="Times New Roman"/>
          <w:sz w:val="24"/>
          <w:szCs w:val="24"/>
          <w:rtl w:val="0"/>
          <w:lang w:val="en-US"/>
        </w:rPr>
        <w:t xml:space="preserve">. There are several rules that determine when a document is well-formed, but one of the most important is that every tag has a closing tag. So, in XML, the </w:t>
      </w:r>
      <w:r>
        <w:rPr>
          <w:rStyle w:val="None"/>
          <w:rFonts w:ascii="Courier New" w:hAnsi="Courier New"/>
          <w:sz w:val="24"/>
          <w:szCs w:val="24"/>
          <w:rtl w:val="0"/>
          <w:lang w:val="en-US"/>
        </w:rPr>
        <w:t>&lt;/to&gt;</w:t>
      </w:r>
      <w:r>
        <w:rPr>
          <w:rStyle w:val="None"/>
          <w:rFonts w:ascii="Times New Roman" w:hAnsi="Times New Roman"/>
          <w:sz w:val="24"/>
          <w:szCs w:val="24"/>
          <w:rtl w:val="0"/>
          <w:lang w:val="en-US"/>
        </w:rPr>
        <w:t xml:space="preserve"> tag is not optional. The </w:t>
      </w:r>
      <w:r>
        <w:rPr>
          <w:rStyle w:val="None"/>
          <w:rFonts w:ascii="Courier New" w:hAnsi="Courier New"/>
          <w:sz w:val="24"/>
          <w:szCs w:val="24"/>
          <w:rtl w:val="0"/>
          <w:lang w:val="nl-NL"/>
        </w:rPr>
        <w:t>&lt;to&gt;</w:t>
      </w:r>
      <w:r>
        <w:rPr>
          <w:rStyle w:val="None"/>
          <w:rFonts w:ascii="Times New Roman" w:hAnsi="Times New Roman"/>
          <w:sz w:val="24"/>
          <w:szCs w:val="24"/>
          <w:rtl w:val="0"/>
          <w:lang w:val="en-US"/>
        </w:rPr>
        <w:t xml:space="preserve"> element is never terminated by any tag other than </w:t>
      </w:r>
      <w:r>
        <w:rPr>
          <w:rStyle w:val="None"/>
          <w:rFonts w:ascii="Courier New" w:hAnsi="Courier New"/>
          <w:sz w:val="24"/>
          <w:szCs w:val="24"/>
          <w:rtl w:val="0"/>
          <w:lang w:val="en-US"/>
        </w:rPr>
        <w:t>&lt;/to&gt;</w:t>
      </w:r>
      <w:r>
        <w:rPr>
          <w:rStyle w:val="None"/>
          <w:rFonts w:ascii="Times New Roman" w:hAnsi="Times New Roman"/>
          <w:sz w:val="24"/>
          <w:szCs w:val="24"/>
          <w:rtl w:val="0"/>
          <w:lang w:val="nl-NL"/>
        </w:rPr>
        <w:t>.</w:t>
      </w:r>
    </w:p>
    <w:p>
      <w:pPr>
        <w:pStyle w:val="Body A"/>
        <w:spacing w:before="120" w:after="0" w:line="240" w:lineRule="auto"/>
        <w:rPr>
          <w:rStyle w:val="None"/>
          <w:lang w:val="de-DE"/>
        </w:rPr>
      </w:pPr>
      <w:r>
        <w:rPr>
          <w:rStyle w:val="None"/>
          <w:rFonts w:ascii="Times New Roman" w:hAnsi="Times New Roman"/>
          <w:b w:val="1"/>
          <w:bCs w:val="1"/>
          <w:sz w:val="24"/>
          <w:szCs w:val="24"/>
          <w:rtl w:val="0"/>
          <w:lang w:val="de-DE"/>
        </w:rPr>
        <w:t>Note</w:t>
      </w:r>
    </w:p>
    <w:p>
      <w:pPr>
        <w:pStyle w:val="Body A"/>
        <w:spacing w:before="120" w:after="0" w:line="240" w:lineRule="auto"/>
        <w:jc w:val="both"/>
      </w:pPr>
      <w:r>
        <w:rPr>
          <w:rStyle w:val="None"/>
          <w:rFonts w:ascii="Times New Roman" w:hAnsi="Times New Roman"/>
          <w:sz w:val="24"/>
          <w:szCs w:val="24"/>
          <w:rtl w:val="0"/>
          <w:lang w:val="en-US"/>
        </w:rPr>
        <w:t xml:space="preserve">Another important aspect of a well-formed document is that all tags are completely nested. So you can have </w:t>
      </w:r>
      <w:r>
        <w:rPr>
          <w:rStyle w:val="None"/>
          <w:rFonts w:ascii="Courier New" w:hAnsi="Courier New"/>
          <w:sz w:val="24"/>
          <w:szCs w:val="24"/>
          <w:rtl w:val="0"/>
          <w:lang w:val="en-US"/>
        </w:rPr>
        <w:t>&lt;message&gt;..&lt;to&gt;..&lt;/to&gt;..&lt;/message&gt;</w:t>
      </w:r>
      <w:r>
        <w:rPr>
          <w:rStyle w:val="None"/>
          <w:rFonts w:ascii="Times New Roman" w:hAnsi="Times New Roman"/>
          <w:sz w:val="24"/>
          <w:szCs w:val="24"/>
          <w:rtl w:val="0"/>
          <w:lang w:val="en-US"/>
        </w:rPr>
        <w:t xml:space="preserve">, but never </w:t>
      </w:r>
      <w:r>
        <w:rPr>
          <w:rStyle w:val="None"/>
          <w:rFonts w:ascii="Courier New" w:hAnsi="Courier New"/>
          <w:sz w:val="24"/>
          <w:szCs w:val="24"/>
          <w:rtl w:val="0"/>
          <w:lang w:val="en-US"/>
        </w:rPr>
        <w:t>&lt;message&gt;..&lt;to&gt;..&lt;/message&gt;..&lt;/to&gt;</w:t>
      </w:r>
      <w:r>
        <w:rPr>
          <w:rStyle w:val="None"/>
          <w:rFonts w:ascii="Times New Roman" w:hAnsi="Times New Roman"/>
          <w:sz w:val="24"/>
          <w:szCs w:val="24"/>
          <w:rtl w:val="0"/>
          <w:lang w:val="nl-NL"/>
        </w:rPr>
        <w:t>.</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An XML Schema is a language for expressing constraints about XML documents. There are several different schema languages in widespread use, but the main ones are Document Type Definitions (DTDs). It defines the legal building blocks of an XML document. It also defines the document structure with a list of legal elements and attributes.</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XML Comments</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XML comments look just like HTML comments:</w:t>
      </w:r>
    </w:p>
    <w:p>
      <w:pPr>
        <w:pStyle w:val="Body A"/>
        <w:spacing w:before="120"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 xml:space="preserve">&lt;message to=you@yourAddress.com </w:t>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fldChar w:fldCharType="begin" w:fldLock="0"/>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instrText xml:space="preserve"> HYPERLINK "mailto:from=me@myAddress.com"</w:instrText>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fldChar w:fldCharType="separate" w:fldLock="0"/>
      </w:r>
      <w:r>
        <w:rPr>
          <w:rStyle w:val="Hyperlink.2"/>
          <w:rFonts w:ascii="Courier New" w:hAnsi="Courier New"/>
          <w:outline w:val="0"/>
          <w:color w:val="000000"/>
          <w:sz w:val="24"/>
          <w:szCs w:val="24"/>
          <w:u w:val="none" w:color="000000"/>
          <w:rtl w:val="0"/>
          <w:lang w:val="en-US"/>
          <w14:textFill>
            <w14:solidFill>
              <w14:srgbClr w14:val="000000"/>
            </w14:solidFill>
          </w14:textFill>
        </w:rPr>
        <w:t>from=me@myAddress.com</w:t>
      </w:r>
      <w:r>
        <w:rPr>
          <w:lang w:val="en-US"/>
        </w:rPr>
        <w:fldChar w:fldCharType="end" w:fldLock="0"/>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subject="XML Is Really Cool"&gt;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 This is comment --&gt;</w:t>
      </w:r>
    </w:p>
    <w:p>
      <w:pPr>
        <w:pStyle w:val="Body A"/>
        <w:spacing w:after="0" w:line="240" w:lineRule="auto"/>
        <w:jc w:val="both"/>
        <w:rPr>
          <w:rStyle w:val="None"/>
          <w:rFonts w:ascii="Courier New" w:cs="Courier New" w:hAnsi="Courier New" w:eastAsia="Courier New"/>
          <w:sz w:val="24"/>
          <w:szCs w:val="24"/>
          <w:lang w:val="fr-FR"/>
        </w:rPr>
      </w:pPr>
      <w:r>
        <w:rPr>
          <w:rStyle w:val="None"/>
          <w:rFonts w:ascii="Courier New" w:hAnsi="Courier New"/>
          <w:sz w:val="24"/>
          <w:szCs w:val="24"/>
          <w:rtl w:val="0"/>
          <w:lang w:val="fr-FR"/>
        </w:rPr>
        <w:t>&lt;text&gt;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How many ways is XML cool? Let me count the ways...</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w:spacing w:after="12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&lt;/message&gt;</w:t>
      </w:r>
    </w:p>
    <w:p>
      <w:pPr>
        <w:pStyle w:val="Body A"/>
        <w:spacing w:after="0" w:line="240" w:lineRule="auto"/>
        <w:ind w:firstLine="288"/>
        <w:jc w:val="both"/>
      </w:pPr>
      <w:r>
        <w:rPr>
          <w:rStyle w:val="None"/>
          <w:rFonts w:ascii="Times New Roman" w:hAnsi="Times New Roman"/>
          <w:sz w:val="24"/>
          <w:szCs w:val="24"/>
          <w:rtl w:val="0"/>
          <w:lang w:val="en-US"/>
        </w:rPr>
        <w:t xml:space="preserve">To complete this introduction to XML, note that an XML file always starts with a </w:t>
      </w:r>
      <w:r>
        <w:rPr>
          <w:rStyle w:val="Hyperlink.3"/>
          <w:rFonts w:ascii="Times New Roman" w:cs="Times New Roman" w:hAnsi="Times New Roman" w:eastAsia="Times New Roman"/>
          <w:sz w:val="24"/>
          <w:szCs w:val="24"/>
          <w:u w:color="0000ff"/>
          <w:lang w:val="pt-PT"/>
        </w:rPr>
        <w:fldChar w:fldCharType="begin" w:fldLock="0"/>
      </w:r>
      <w:r>
        <w:rPr>
          <w:rStyle w:val="Hyperlink.3"/>
          <w:rFonts w:ascii="Times New Roman" w:cs="Times New Roman" w:hAnsi="Times New Roman" w:eastAsia="Times New Roman"/>
          <w:sz w:val="24"/>
          <w:szCs w:val="24"/>
          <w:u w:color="0000ff"/>
          <w:lang w:val="pt-PT"/>
        </w:rPr>
        <w:instrText xml:space="preserve"> HYPERLINK "https://www2.informatik.hu-berlin.de/~xing/Lib/Docs/jaxp/docs/tutorial/glossary.html%252525252525252523prolog"</w:instrText>
      </w:r>
      <w:r>
        <w:rPr>
          <w:rStyle w:val="Hyperlink.3"/>
          <w:rFonts w:ascii="Times New Roman" w:cs="Times New Roman" w:hAnsi="Times New Roman" w:eastAsia="Times New Roman"/>
          <w:sz w:val="24"/>
          <w:szCs w:val="24"/>
          <w:u w:color="0000ff"/>
          <w:lang w:val="pt-PT"/>
        </w:rPr>
        <w:fldChar w:fldCharType="separate" w:fldLock="0"/>
      </w:r>
      <w:r>
        <w:rPr>
          <w:rStyle w:val="Hyperlink.3"/>
          <w:rFonts w:ascii="Times New Roman" w:hAnsi="Times New Roman"/>
          <w:sz w:val="24"/>
          <w:szCs w:val="24"/>
          <w:u w:color="0000ff"/>
          <w:rtl w:val="0"/>
          <w:lang w:val="pt-PT"/>
        </w:rPr>
        <w:t>prolog</w:t>
      </w:r>
      <w:r>
        <w:rPr/>
        <w:fldChar w:fldCharType="end" w:fldLock="0"/>
      </w:r>
      <w:r>
        <w:rPr>
          <w:rStyle w:val="None"/>
          <w:rFonts w:ascii="Times New Roman" w:hAnsi="Times New Roman"/>
          <w:sz w:val="24"/>
          <w:szCs w:val="24"/>
          <w:rtl w:val="0"/>
          <w:lang w:val="en-US"/>
        </w:rPr>
        <w:t xml:space="preserve">. The minimal prolog contains a </w:t>
      </w:r>
      <w:r>
        <w:rPr>
          <w:rStyle w:val="Hyperlink.0"/>
          <w:rFonts w:ascii="Times New Roman" w:cs="Times New Roman" w:hAnsi="Times New Roman" w:eastAsia="Times New Roman"/>
          <w:sz w:val="24"/>
          <w:szCs w:val="24"/>
          <w:u w:color="0000ff"/>
          <w:lang w:val="nl-NL"/>
        </w:rPr>
        <w:fldChar w:fldCharType="begin" w:fldLock="0"/>
      </w:r>
      <w:r>
        <w:rPr>
          <w:rStyle w:val="Hyperlink.0"/>
          <w:rFonts w:ascii="Times New Roman" w:cs="Times New Roman" w:hAnsi="Times New Roman" w:eastAsia="Times New Roman"/>
          <w:sz w:val="24"/>
          <w:szCs w:val="24"/>
          <w:u w:color="0000ff"/>
          <w:lang w:val="nl-NL"/>
        </w:rPr>
        <w:instrText xml:space="preserve"> HYPERLINK "https://www2.informatik.hu-berlin.de/~xing/Lib/Docs/jaxp/docs/tutorial/glossary.html%252525252525252523declaration"</w:instrText>
      </w:r>
      <w:r>
        <w:rPr>
          <w:rStyle w:val="Hyperlink.0"/>
          <w:rFonts w:ascii="Times New Roman" w:cs="Times New Roman" w:hAnsi="Times New Roman" w:eastAsia="Times New Roman"/>
          <w:sz w:val="24"/>
          <w:szCs w:val="24"/>
          <w:u w:color="0000ff"/>
          <w:lang w:val="nl-NL"/>
        </w:rPr>
        <w:fldChar w:fldCharType="separate" w:fldLock="0"/>
      </w:r>
      <w:r>
        <w:rPr>
          <w:rStyle w:val="Hyperlink.0"/>
          <w:rFonts w:ascii="Times New Roman" w:hAnsi="Times New Roman"/>
          <w:sz w:val="24"/>
          <w:szCs w:val="24"/>
          <w:u w:color="0000ff"/>
          <w:rtl w:val="0"/>
          <w:lang w:val="nl-NL"/>
        </w:rPr>
        <w:t>declaration</w:t>
      </w:r>
      <w:r>
        <w:rPr/>
        <w:fldChar w:fldCharType="end" w:fldLock="0"/>
      </w:r>
      <w:r>
        <w:rPr>
          <w:rStyle w:val="None"/>
          <w:rFonts w:ascii="Times New Roman" w:hAnsi="Times New Roman"/>
          <w:sz w:val="24"/>
          <w:szCs w:val="24"/>
          <w:rtl w:val="0"/>
          <w:lang w:val="en-US"/>
        </w:rPr>
        <w:t xml:space="preserve"> that identifies the document as an XML document, like this:</w:t>
      </w:r>
    </w:p>
    <w:p>
      <w:pPr>
        <w:pStyle w:val="Body A"/>
        <w:spacing w:before="120" w:after="120" w:line="240" w:lineRule="auto"/>
        <w:jc w:val="both"/>
        <w:rPr>
          <w:rStyle w:val="None"/>
          <w:rFonts w:ascii="Courier New" w:cs="Courier New" w:hAnsi="Courier New" w:eastAsia="Courier New"/>
          <w:lang w:val="zh-TW" w:eastAsia="zh-TW"/>
        </w:rPr>
      </w:pPr>
      <w:r>
        <w:rPr>
          <w:rStyle w:val="None"/>
          <w:rFonts w:ascii="Courier New" w:hAnsi="Courier New"/>
          <w:sz w:val="24"/>
          <w:szCs w:val="24"/>
          <w:rtl w:val="0"/>
          <w:lang w:val="zh-TW" w:eastAsia="zh-TW"/>
        </w:rPr>
        <w:t>&lt;?xml version="1.0"?&gt;</w:t>
      </w:r>
    </w:p>
    <w:p>
      <w:pPr>
        <w:pStyle w:val="Body A"/>
        <w:spacing w:after="0" w:line="240" w:lineRule="auto"/>
        <w:jc w:val="both"/>
        <w:rPr>
          <w:rStyle w:val="None"/>
          <w:lang w:val="en-US"/>
        </w:rPr>
      </w:pPr>
      <w:r>
        <w:rPr>
          <w:rStyle w:val="None"/>
          <w:rFonts w:ascii="Times New Roman" w:hAnsi="Times New Roman"/>
          <w:sz w:val="24"/>
          <w:szCs w:val="24"/>
          <w:rtl w:val="0"/>
          <w:lang w:val="en-US"/>
        </w:rPr>
        <w:t>The declaration may also contain additional information, like this:</w:t>
      </w:r>
    </w:p>
    <w:p>
      <w:pPr>
        <w:pStyle w:val="Body A"/>
        <w:spacing w:before="120" w:after="120" w:line="240" w:lineRule="auto"/>
        <w:jc w:val="both"/>
        <w:rPr>
          <w:rStyle w:val="None"/>
          <w:rFonts w:ascii="Courier New" w:cs="Courier New" w:hAnsi="Courier New" w:eastAsia="Courier New"/>
          <w:lang w:val="es-ES_tradnl"/>
        </w:rPr>
      </w:pPr>
      <w:r>
        <w:rPr>
          <w:rStyle w:val="None"/>
          <w:rFonts w:ascii="Courier New" w:hAnsi="Courier New"/>
          <w:sz w:val="24"/>
          <w:szCs w:val="24"/>
          <w:rtl w:val="0"/>
          <w:lang w:val="es-ES_tradnl"/>
        </w:rPr>
        <w:t>&lt;?xml version="1.0" encoding="ISO-8859-1" standalone="yes"?&gt;</w:t>
      </w:r>
    </w:p>
    <w:p>
      <w:pPr>
        <w:pStyle w:val="Body A"/>
        <w:numPr>
          <w:ilvl w:val="0"/>
          <w:numId w:val="2"/>
        </w:numPr>
        <w:bidi w:val="0"/>
        <w:spacing w:before="120" w:after="0" w:line="240" w:lineRule="auto"/>
        <w:ind w:right="0"/>
        <w:jc w:val="both"/>
        <w:rPr>
          <w:sz w:val="24"/>
          <w:szCs w:val="24"/>
          <w:rtl w:val="0"/>
          <w:lang w:val="it-IT"/>
        </w:rPr>
      </w:pPr>
      <w:r>
        <w:rPr>
          <w:rStyle w:val="None"/>
          <w:rFonts w:ascii="Times New Roman" w:hAnsi="Times New Roman"/>
          <w:b w:val="1"/>
          <w:bCs w:val="1"/>
          <w:sz w:val="24"/>
          <w:szCs w:val="24"/>
          <w:rtl w:val="0"/>
          <w:lang w:val="it-IT"/>
        </w:rPr>
        <w:t>version</w:t>
      </w:r>
      <w:r>
        <w:rPr>
          <w:rStyle w:val="None"/>
          <w:rFonts w:ascii="Times New Roman" w:hAnsi="Times New Roman"/>
          <w:sz w:val="24"/>
          <w:szCs w:val="24"/>
          <w:rtl w:val="0"/>
          <w:lang w:val="en-US"/>
        </w:rPr>
        <w:t>: Identifies the version of the XML markup language used in the data. This attribute is not optional.</w:t>
      </w:r>
    </w:p>
    <w:p>
      <w:pPr>
        <w:pStyle w:val="Body A"/>
        <w:numPr>
          <w:ilvl w:val="0"/>
          <w:numId w:val="2"/>
        </w:numPr>
        <w:bidi w:val="0"/>
        <w:spacing w:after="0" w:line="240" w:lineRule="auto"/>
        <w:ind w:right="0"/>
        <w:jc w:val="both"/>
        <w:rPr>
          <w:sz w:val="24"/>
          <w:szCs w:val="24"/>
          <w:rtl w:val="0"/>
          <w:lang w:val="it-IT"/>
        </w:rPr>
      </w:pPr>
      <w:r>
        <w:rPr>
          <w:rStyle w:val="None"/>
          <w:rFonts w:ascii="Times New Roman" w:hAnsi="Times New Roman"/>
          <w:b w:val="1"/>
          <w:bCs w:val="1"/>
          <w:sz w:val="24"/>
          <w:szCs w:val="24"/>
          <w:rtl w:val="0"/>
          <w:lang w:val="it-IT"/>
        </w:rPr>
        <w:t>encoding</w:t>
      </w:r>
      <w:r>
        <w:rPr>
          <w:rStyle w:val="None"/>
          <w:rFonts w:ascii="Times New Roman" w:hAnsi="Times New Roman"/>
          <w:sz w:val="24"/>
          <w:szCs w:val="24"/>
          <w:rtl w:val="0"/>
          <w:lang w:val="en-US"/>
        </w:rPr>
        <w:t xml:space="preserve">: Identifies the character set used to encode the data.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ISO-8859-1</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is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de-DE"/>
        </w:rPr>
        <w:t>Latin-1</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the Western European and English language character set. (The default is compressed Unicode: UTF-8.)</w:t>
      </w:r>
    </w:p>
    <w:p>
      <w:pPr>
        <w:pStyle w:val="Body A"/>
        <w:numPr>
          <w:ilvl w:val="0"/>
          <w:numId w:val="2"/>
        </w:numPr>
        <w:bidi w:val="0"/>
        <w:spacing w:after="0" w:line="240" w:lineRule="auto"/>
        <w:ind w:right="0"/>
        <w:jc w:val="both"/>
        <w:rPr>
          <w:sz w:val="24"/>
          <w:szCs w:val="24"/>
          <w:rtl w:val="0"/>
          <w:lang w:val="es-ES_tradnl"/>
        </w:rPr>
      </w:pPr>
      <w:r>
        <w:rPr>
          <w:rStyle w:val="None"/>
          <w:rFonts w:ascii="Times New Roman" w:hAnsi="Times New Roman"/>
          <w:b w:val="1"/>
          <w:bCs w:val="1"/>
          <w:sz w:val="24"/>
          <w:szCs w:val="24"/>
          <w:rtl w:val="0"/>
          <w:lang w:val="es-ES_tradnl"/>
        </w:rPr>
        <w:t>standalone</w:t>
      </w:r>
      <w:r>
        <w:rPr>
          <w:rStyle w:val="None"/>
          <w:rFonts w:ascii="Times New Roman" w:hAnsi="Times New Roman"/>
          <w:sz w:val="24"/>
          <w:szCs w:val="24"/>
          <w:rtl w:val="0"/>
          <w:lang w:val="en-US"/>
        </w:rPr>
        <w:t xml:space="preserve">: Tells whether or not this document references an external entity or an external data type specification. If there are no external references, then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yes</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it-IT"/>
        </w:rPr>
        <w:t xml:space="preserve"> is appropriate.</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Why is XML Important?</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It is important because it allows the flexible development of user-defined document types, which means that it provides a persistent, robust, non-proprietary, and verifiable file format which can be used for the storage and transmission of data for both on and off the Web. In addition, XML:</w:t>
      </w:r>
    </w:p>
    <w:p>
      <w:pPr>
        <w:pStyle w:val="Body A"/>
        <w:numPr>
          <w:ilvl w:val="0"/>
          <w:numId w:val="4"/>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provides plain text: plain text makes it readable;</w:t>
      </w:r>
    </w:p>
    <w:p>
      <w:pPr>
        <w:pStyle w:val="Body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provides data identification: by use of tags, data can be identified;</w:t>
      </w:r>
    </w:p>
    <w:p>
      <w:pPr>
        <w:pStyle w:val="Body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provides styleability: using XSLT (eXtensible StyLe Sheet), data can be made in a presentable form;</w:t>
      </w:r>
    </w:p>
    <w:p>
      <w:pPr>
        <w:pStyle w:val="Body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is easily processed (XML parsers, as well as well-formed parsers);</w:t>
      </w:r>
    </w:p>
    <w:p>
      <w:pPr>
        <w:pStyle w:val="Body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is hierarchical (through nested tags).</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How can you use XML?</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There are several basic ways to make use of XML:</w:t>
      </w:r>
    </w:p>
    <w:p>
      <w:pPr>
        <w:pStyle w:val="Body A"/>
        <w:numPr>
          <w:ilvl w:val="0"/>
          <w:numId w:val="6"/>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Document-driven programming, where XML documents are containers that build interfaces and applications from existing components</w:t>
      </w:r>
    </w:p>
    <w:p>
      <w:pPr>
        <w:pStyle w:val="Body A"/>
        <w:numPr>
          <w:ilvl w:val="0"/>
          <w:numId w:val="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Archiving: the foundation for document-driven programming, where the customized version of a component is saved (archived) so it can be used later</w:t>
      </w:r>
    </w:p>
    <w:p>
      <w:pPr>
        <w:pStyle w:val="Body A"/>
        <w:numPr>
          <w:ilvl w:val="0"/>
          <w:numId w:val="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Binding, where the DTD or schema that defines an XML data structure is used to automatically generate a significant portion of the application that will eventually process that data</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Pros and Cons of XML</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Some of the pros and cons of XML are explained below.</w:t>
      </w:r>
    </w:p>
    <w:p>
      <w:pPr>
        <w:pStyle w:val="Body A"/>
        <w:numPr>
          <w:ilvl w:val="0"/>
          <w:numId w:val="8"/>
        </w:numPr>
        <w:bidi w:val="0"/>
        <w:spacing w:before="120" w:after="0" w:line="240" w:lineRule="auto"/>
        <w:ind w:right="0"/>
        <w:jc w:val="both"/>
        <w:rPr>
          <w:sz w:val="24"/>
          <w:szCs w:val="24"/>
          <w:rtl w:val="0"/>
          <w:lang w:val="nl-NL"/>
        </w:rPr>
      </w:pPr>
      <w:r>
        <w:rPr>
          <w:rStyle w:val="None"/>
          <w:rFonts w:ascii="Times New Roman" w:hAnsi="Times New Roman"/>
          <w:sz w:val="24"/>
          <w:szCs w:val="24"/>
          <w:rtl w:val="0"/>
          <w:lang w:val="nl-NL"/>
        </w:rPr>
        <w:t>Pros</w:t>
      </w:r>
    </w:p>
    <w:p>
      <w:pPr>
        <w:pStyle w:val="Body A"/>
        <w:numPr>
          <w:ilvl w:val="0"/>
          <w:numId w:val="10"/>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Readable and editable by developers</w:t>
      </w:r>
    </w:p>
    <w:p>
      <w:pPr>
        <w:pStyle w:val="Body A"/>
        <w:numPr>
          <w:ilvl w:val="0"/>
          <w:numId w:val="1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Error checking by means of schema and DTDs</w:t>
      </w:r>
    </w:p>
    <w:p>
      <w:pPr>
        <w:pStyle w:val="Body A"/>
        <w:numPr>
          <w:ilvl w:val="0"/>
          <w:numId w:val="1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Can represent complex hierarchies of data</w:t>
      </w:r>
    </w:p>
    <w:p>
      <w:pPr>
        <w:pStyle w:val="Body A"/>
        <w:numPr>
          <w:ilvl w:val="0"/>
          <w:numId w:val="1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Unicode gives flexibility for international operation</w:t>
      </w:r>
    </w:p>
    <w:p>
      <w:pPr>
        <w:pStyle w:val="Body A"/>
        <w:numPr>
          <w:ilvl w:val="0"/>
          <w:numId w:val="1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Plenty of tools in all computer languages for both creation and parsing</w:t>
      </w:r>
    </w:p>
    <w:p>
      <w:pPr>
        <w:pStyle w:val="Body A"/>
        <w:numPr>
          <w:ilvl w:val="0"/>
          <w:numId w:val="8"/>
        </w:numPr>
        <w:bidi w:val="0"/>
        <w:spacing w:before="120" w:after="0" w:line="240" w:lineRule="auto"/>
        <w:ind w:right="0"/>
        <w:jc w:val="both"/>
        <w:rPr>
          <w:sz w:val="24"/>
          <w:szCs w:val="24"/>
          <w:rtl w:val="0"/>
          <w:lang w:val="pt-PT"/>
        </w:rPr>
      </w:pPr>
      <w:r>
        <w:rPr>
          <w:rStyle w:val="None"/>
          <w:rFonts w:ascii="Times New Roman" w:hAnsi="Times New Roman"/>
          <w:sz w:val="24"/>
          <w:szCs w:val="24"/>
          <w:rtl w:val="0"/>
          <w:lang w:val="pt-PT"/>
        </w:rPr>
        <w:t>Cons</w:t>
      </w:r>
    </w:p>
    <w:p>
      <w:pPr>
        <w:pStyle w:val="Body A"/>
        <w:numPr>
          <w:ilvl w:val="0"/>
          <w:numId w:val="12"/>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Bulky text with low payload/formatting ratio (but can be compressed)</w:t>
      </w:r>
    </w:p>
    <w:p>
      <w:pPr>
        <w:pStyle w:val="Body A"/>
        <w:numPr>
          <w:ilvl w:val="0"/>
          <w:numId w:val="12"/>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Both creation and client-side parsing are CPU intensive</w:t>
      </w:r>
    </w:p>
    <w:p>
      <w:pPr>
        <w:pStyle w:val="Body A"/>
        <w:numPr>
          <w:ilvl w:val="0"/>
          <w:numId w:val="12"/>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Common word processing characters are illegal (MS Word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smart</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punctuation, for example)</w:t>
      </w:r>
    </w:p>
    <w:p>
      <w:pPr>
        <w:pStyle w:val="Body A"/>
        <w:numPr>
          <w:ilvl w:val="0"/>
          <w:numId w:val="12"/>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Images and other binary data require extra encoding</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What is JSON?</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JSON or JavaScript Object Notation is a lightweight text-based open standard designed for human-readable data interchange. Conventions used by JSON are known to programmers, which include those with knowledge of C, C++, Java, Python, Perl, etc.</w:t>
      </w:r>
    </w:p>
    <w:p>
      <w:pPr>
        <w:pStyle w:val="Body A"/>
        <w:numPr>
          <w:ilvl w:val="0"/>
          <w:numId w:val="14"/>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The format was specified by Douglas Crockford.</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It was designed for human-readable data interchange.</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It has been extended from the JavaScript scripting language.</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The filename extension is </w:t>
      </w:r>
      <w:r>
        <w:rPr>
          <w:rStyle w:val="None"/>
          <w:rFonts w:ascii="Courier New" w:hAnsi="Courier New"/>
          <w:sz w:val="24"/>
          <w:szCs w:val="24"/>
          <w:rtl w:val="0"/>
          <w:lang w:val="nl-NL"/>
        </w:rPr>
        <w:t>.json.</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JSON Internet media type is </w:t>
      </w:r>
      <w:r>
        <w:rPr>
          <w:rStyle w:val="None"/>
          <w:rFonts w:ascii="Courier New" w:hAnsi="Courier New"/>
          <w:sz w:val="24"/>
          <w:szCs w:val="24"/>
          <w:rtl w:val="0"/>
          <w:lang w:val="en-US"/>
        </w:rPr>
        <w:t>application/json.</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JSON is easy to read and write.</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JSON is language-independent.</w:t>
      </w:r>
    </w:p>
    <w:p>
      <w:pPr>
        <w:pStyle w:val="Body A"/>
        <w:keepLines w:val="1"/>
        <w:spacing w:before="240" w:after="0" w:line="240" w:lineRule="auto"/>
        <w:rPr>
          <w:rStyle w:val="None"/>
          <w:lang w:val="de-DE"/>
        </w:rPr>
      </w:pPr>
      <w:r>
        <w:rPr>
          <w:rStyle w:val="None"/>
          <w:rFonts w:ascii="Times New Roman" w:hAnsi="Times New Roman"/>
          <w:b w:val="1"/>
          <w:bCs w:val="1"/>
          <w:sz w:val="24"/>
          <w:szCs w:val="24"/>
          <w:rtl w:val="0"/>
          <w:lang w:val="de-DE"/>
        </w:rPr>
        <w:t>JSON Syntax</w:t>
      </w:r>
    </w:p>
    <w:p>
      <w:pPr>
        <w:pStyle w:val="Body A"/>
        <w:spacing w:before="120" w:after="0" w:line="240" w:lineRule="auto"/>
        <w:jc w:val="both"/>
      </w:pPr>
      <w:r>
        <w:rPr>
          <w:rStyle w:val="None"/>
          <w:rFonts w:ascii="Times New Roman" w:hAnsi="Times New Roman"/>
          <w:sz w:val="24"/>
          <w:szCs w:val="24"/>
          <w:rtl w:val="0"/>
          <w:lang w:val="en-US"/>
        </w:rPr>
        <w:t>In this section we will discuss what JSON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s basic data types are and syntax. Figure </w:t>
      </w:r>
      <w:r>
        <w:rPr>
          <w:rStyle w:val="Hyperlink.4"/>
          <w:rFonts w:ascii="Times New Roman" w:cs="Times New Roman" w:hAnsi="Times New Roman" w:eastAsia="Times New Roman"/>
          <w:sz w:val="24"/>
          <w:szCs w:val="24"/>
          <w:lang w:val="nl-NL"/>
        </w:rPr>
        <w:fldChar w:fldCharType="begin" w:fldLock="0"/>
      </w:r>
      <w:r>
        <w:rPr>
          <w:rStyle w:val="Hyperlink.4"/>
          <w:rFonts w:ascii="Times New Roman" w:cs="Times New Roman" w:hAnsi="Times New Roman" w:eastAsia="Times New Roman"/>
          <w:sz w:val="24"/>
          <w:szCs w:val="24"/>
          <w:lang w:val="nl-NL"/>
        </w:rPr>
        <w:instrText xml:space="preserve"> HYPERLINK \l "bookmark" </w:instrText>
      </w:r>
      <w:r>
        <w:rPr>
          <w:rStyle w:val="Hyperlink.4"/>
          <w:rFonts w:ascii="Times New Roman" w:cs="Times New Roman" w:hAnsi="Times New Roman" w:eastAsia="Times New Roman"/>
          <w:sz w:val="24"/>
          <w:szCs w:val="24"/>
          <w:lang w:val="nl-NL"/>
        </w:rPr>
        <w:fldChar w:fldCharType="separate" w:fldLock="0"/>
      </w:r>
      <w:r>
        <w:rPr>
          <w:rStyle w:val="Hyperlink.4"/>
          <w:rFonts w:ascii="Times New Roman" w:hAnsi="Times New Roman"/>
          <w:sz w:val="24"/>
          <w:szCs w:val="24"/>
          <w:rtl w:val="0"/>
          <w:lang w:val="nl-NL"/>
        </w:rPr>
        <w:t>3-1</w:t>
      </w:r>
      <w:r>
        <w:rPr/>
        <w:fldChar w:fldCharType="end" w:fldLock="0"/>
      </w:r>
      <w:r>
        <w:rPr>
          <w:rStyle w:val="None"/>
          <w:rFonts w:ascii="Times New Roman" w:hAnsi="Times New Roman"/>
          <w:sz w:val="24"/>
          <w:szCs w:val="24"/>
          <w:rtl w:val="0"/>
          <w:lang w:val="en-US"/>
        </w:rPr>
        <w:t xml:space="preserve"> shows basic data types of the JSON.</w:t>
      </w:r>
    </w:p>
    <w:p>
      <w:pPr>
        <w:pStyle w:val="Body A"/>
        <w:spacing w:before="240" w:after="120" w:line="240" w:lineRule="auto"/>
        <w:jc w:val="center"/>
      </w:pPr>
      <w:r>
        <w:rPr>
          <w:rStyle w:val="None"/>
          <w:rFonts w:ascii="Times New Roman" w:cs="Times New Roman" w:hAnsi="Times New Roman" w:eastAsia="Times New Roman"/>
        </w:rPr>
        <w:drawing xmlns:a="http://schemas.openxmlformats.org/drawingml/2006/main">
          <wp:inline distT="0" distB="0" distL="0" distR="0">
            <wp:extent cx="5448300" cy="2400300"/>
            <wp:effectExtent l="0" t="0" r="0" b="0"/>
            <wp:docPr id="1073741825" name="officeArt object" descr="D:\Programs\XED\Background\XML_to_WORD\Springer_Nature\Work\T02\MediaObjects\427457_1_En_3_Fig1_HTML.gif"/>
            <wp:cNvGraphicFramePr/>
            <a:graphic xmlns:a="http://schemas.openxmlformats.org/drawingml/2006/main">
              <a:graphicData uri="http://schemas.openxmlformats.org/drawingml/2006/picture">
                <pic:pic xmlns:pic="http://schemas.openxmlformats.org/drawingml/2006/picture">
                  <pic:nvPicPr>
                    <pic:cNvPr id="1073741825" name="D:\Programs\XED\Background\XML_to_WORD\Springer_Nature\Work\T02\MediaObjects\427457_1_En_3_Fig1_HTML.gif" descr="D:\Programs\XED\Background\XML_to_WORD\Springer_Nature\Work\T02\MediaObjects\427457_1_En_3_Fig1_HTML.gif"/>
                    <pic:cNvPicPr>
                      <a:picLocks noChangeAspect="1"/>
                    </pic:cNvPicPr>
                  </pic:nvPicPr>
                  <pic:blipFill>
                    <a:blip r:embed="rId4">
                      <a:extLst/>
                    </a:blip>
                    <a:stretch>
                      <a:fillRect/>
                    </a:stretch>
                  </pic:blipFill>
                  <pic:spPr>
                    <a:xfrm>
                      <a:off x="0" y="0"/>
                      <a:ext cx="5448300" cy="2400300"/>
                    </a:xfrm>
                    <a:prstGeom prst="rect">
                      <a:avLst/>
                    </a:prstGeom>
                    <a:ln w="12700" cap="flat">
                      <a:noFill/>
                      <a:miter lim="400000"/>
                    </a:ln>
                    <a:effectLst/>
                  </pic:spPr>
                </pic:pic>
              </a:graphicData>
            </a:graphic>
          </wp:inline>
        </w:drawing>
      </w:r>
    </w:p>
    <w:p>
      <w:pPr>
        <w:pStyle w:val="Body A"/>
        <w:keepLines w:val="1"/>
        <w:spacing w:before="120" w:after="0" w:line="240" w:lineRule="auto"/>
        <w:rPr>
          <w:rStyle w:val="None"/>
          <w:i w:val="1"/>
          <w:iCs w:val="1"/>
        </w:rPr>
      </w:pPr>
      <w:r>
        <w:rPr>
          <w:rStyle w:val="None"/>
          <w:rFonts w:ascii="Times New Roman" w:hAnsi="Times New Roman"/>
          <w:b w:val="1"/>
          <w:bCs w:val="1"/>
          <w:i w:val="1"/>
          <w:iCs w:val="1"/>
          <w:sz w:val="20"/>
          <w:szCs w:val="20"/>
          <w:rtl w:val="0"/>
          <w:lang w:val="it-IT"/>
        </w:rPr>
        <w:t xml:space="preserve">Figure 3-1. </w:t>
      </w:r>
      <w:r>
        <w:rPr>
          <w:rStyle w:val="None"/>
          <w:rFonts w:ascii="Times New Roman" w:hAnsi="Times New Roman"/>
          <w:i w:val="1"/>
          <w:iCs w:val="1"/>
          <w:sz w:val="20"/>
          <w:szCs w:val="20"/>
          <w:rtl w:val="0"/>
          <w:lang w:val="en-US"/>
        </w:rPr>
        <w:t>Basic data types</w:t>
      </w:r>
    </w:p>
    <w:p>
      <w:pPr>
        <w:pStyle w:val="Body A"/>
        <w:keepLines w:val="1"/>
        <w:spacing w:before="240" w:after="0" w:line="240" w:lineRule="auto"/>
      </w:pPr>
      <w:r>
        <w:rPr>
          <w:rStyle w:val="None"/>
          <w:rFonts w:ascii="Times New Roman" w:hAnsi="Times New Roman"/>
          <w:b w:val="1"/>
          <w:bCs w:val="1"/>
          <w:sz w:val="24"/>
          <w:szCs w:val="24"/>
          <w:rtl w:val="0"/>
          <w:lang w:val="nl-NL"/>
        </w:rPr>
        <w:t>Strings</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Strings are enclosed in double quotes, and can contain the usual assortment of escaped characters.</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Numbers</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Numbers have the usual C/C++/Java syntax, including exponential (E) notation. All numbers are decimal</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no octal or hexadecimal.</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Objects</w:t>
      </w:r>
    </w:p>
    <w:p>
      <w:pPr>
        <w:pStyle w:val="Body A"/>
        <w:spacing w:before="120" w:after="0" w:line="240" w:lineRule="auto"/>
        <w:jc w:val="both"/>
      </w:pPr>
      <w:r>
        <w:rPr>
          <w:rStyle w:val="None"/>
          <w:rFonts w:ascii="Times New Roman" w:hAnsi="Times New Roman"/>
          <w:sz w:val="24"/>
          <w:szCs w:val="24"/>
          <w:rtl w:val="0"/>
          <w:lang w:val="en-US"/>
        </w:rPr>
        <w:t>An object is an unordered set of a name/value pair. The pairs are enclosed within braces (</w:t>
      </w:r>
      <w:r>
        <w:rPr>
          <w:rStyle w:val="None"/>
          <w:rFonts w:ascii="Courier New" w:hAnsi="Courier New"/>
          <w:sz w:val="24"/>
          <w:szCs w:val="24"/>
          <w:rtl w:val="0"/>
          <w:lang w:val="nl-NL"/>
        </w:rPr>
        <w:t>{ })</w:t>
      </w:r>
      <w:r>
        <w:rPr>
          <w:rStyle w:val="Hyperlink.4"/>
          <w:rFonts w:ascii="Times New Roman" w:hAnsi="Times New Roman"/>
          <w:sz w:val="24"/>
          <w:szCs w:val="24"/>
          <w:rtl w:val="0"/>
          <w:lang w:val="nl-NL"/>
        </w:rPr>
        <w:t>.</w:t>
      </w:r>
    </w:p>
    <w:p>
      <w:pPr>
        <w:pStyle w:val="Body A"/>
        <w:spacing w:after="0" w:line="240" w:lineRule="auto"/>
        <w:ind w:firstLine="288"/>
        <w:jc w:val="both"/>
        <w:rPr>
          <w:rStyle w:val="None"/>
          <w:lang w:val="en-US"/>
        </w:rPr>
      </w:pPr>
      <w:r>
        <w:rPr>
          <w:rStyle w:val="None"/>
          <w:rFonts w:ascii="Times New Roman" w:hAnsi="Times New Roman"/>
          <w:sz w:val="24"/>
          <w:szCs w:val="24"/>
          <w:rtl w:val="0"/>
          <w:lang w:val="en-US"/>
        </w:rPr>
        <w:t>Example:</w:t>
      </w:r>
    </w:p>
    <w:p>
      <w:pPr>
        <w:pStyle w:val="Body A"/>
        <w:spacing w:before="120"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 "name": "html", "years": 5 }</w:t>
      </w:r>
    </w:p>
    <w:p>
      <w:pPr>
        <w:pStyle w:val="Body A"/>
        <w:spacing w:after="0" w:line="240" w:lineRule="auto"/>
        <w:ind w:firstLine="288"/>
        <w:jc w:val="both"/>
        <w:rPr>
          <w:rStyle w:val="None"/>
          <w:lang w:val="en-US"/>
        </w:rPr>
      </w:pPr>
      <w:r>
        <w:rPr>
          <w:rStyle w:val="None"/>
          <w:rFonts w:ascii="Times New Roman" w:hAnsi="Times New Roman"/>
          <w:sz w:val="24"/>
          <w:szCs w:val="24"/>
          <w:rtl w:val="0"/>
          <w:lang w:val="en-US"/>
        </w:rPr>
        <w:t>Pairs are separated by commas. There is a colon between the name and the value.</w:t>
      </w:r>
    </w:p>
    <w:p>
      <w:pPr>
        <w:pStyle w:val="Body A"/>
        <w:spacing w:after="0" w:line="240" w:lineRule="auto"/>
        <w:ind w:firstLine="288"/>
        <w:jc w:val="both"/>
      </w:pPr>
      <w:r>
        <w:rPr>
          <w:rStyle w:val="None"/>
          <w:rFonts w:ascii="Times New Roman" w:hAnsi="Times New Roman"/>
          <w:sz w:val="24"/>
          <w:szCs w:val="24"/>
          <w:rtl w:val="0"/>
          <w:lang w:val="en-US"/>
        </w:rPr>
        <w:t xml:space="preserve">The syntax of a JSON object is shown in Figure </w:t>
      </w:r>
      <w:r>
        <w:rPr>
          <w:rStyle w:val="Hyperlink.4"/>
          <w:rFonts w:ascii="Times New Roman" w:cs="Times New Roman" w:hAnsi="Times New Roman" w:eastAsia="Times New Roman"/>
          <w:sz w:val="24"/>
          <w:szCs w:val="24"/>
          <w:lang w:val="nl-NL"/>
        </w:rPr>
        <w:fldChar w:fldCharType="begin" w:fldLock="0"/>
      </w:r>
      <w:r>
        <w:rPr>
          <w:rStyle w:val="Hyperlink.4"/>
          <w:rFonts w:ascii="Times New Roman" w:cs="Times New Roman" w:hAnsi="Times New Roman" w:eastAsia="Times New Roman"/>
          <w:sz w:val="24"/>
          <w:szCs w:val="24"/>
          <w:lang w:val="nl-NL"/>
        </w:rPr>
        <w:instrText xml:space="preserve"> HYPERLINK \l "bookmark1" </w:instrText>
      </w:r>
      <w:r>
        <w:rPr>
          <w:rStyle w:val="Hyperlink.4"/>
          <w:rFonts w:ascii="Times New Roman" w:cs="Times New Roman" w:hAnsi="Times New Roman" w:eastAsia="Times New Roman"/>
          <w:sz w:val="24"/>
          <w:szCs w:val="24"/>
          <w:lang w:val="nl-NL"/>
        </w:rPr>
        <w:fldChar w:fldCharType="separate" w:fldLock="0"/>
      </w:r>
      <w:r>
        <w:rPr>
          <w:rStyle w:val="Hyperlink.4"/>
          <w:rFonts w:ascii="Times New Roman" w:hAnsi="Times New Roman"/>
          <w:sz w:val="24"/>
          <w:szCs w:val="24"/>
          <w:rtl w:val="0"/>
          <w:lang w:val="nl-NL"/>
        </w:rPr>
        <w:t>3-2</w:t>
      </w:r>
      <w:r>
        <w:rPr/>
        <w:fldChar w:fldCharType="end" w:fldLock="0"/>
      </w:r>
      <w:r>
        <w:rPr>
          <w:rStyle w:val="Hyperlink.4"/>
          <w:rFonts w:ascii="Times New Roman" w:hAnsi="Times New Roman"/>
          <w:sz w:val="24"/>
          <w:szCs w:val="24"/>
          <w:rtl w:val="0"/>
          <w:lang w:val="nl-NL"/>
        </w:rPr>
        <w:t>.</w:t>
      </w:r>
    </w:p>
    <w:p>
      <w:pPr>
        <w:pStyle w:val="Body A"/>
        <w:keepLines w:val="1"/>
        <w:spacing w:before="180" w:after="0" w:line="240" w:lineRule="auto"/>
        <w:ind w:firstLine="288"/>
        <w:jc w:val="center"/>
      </w:pPr>
      <w:r>
        <w:rPr>
          <w:rStyle w:val="None"/>
          <w:rFonts w:ascii="Times New Roman" w:cs="Times New Roman" w:hAnsi="Times New Roman" w:eastAsia="Times New Roman"/>
        </w:rPr>
        <w:drawing xmlns:a="http://schemas.openxmlformats.org/drawingml/2006/main">
          <wp:inline distT="0" distB="0" distL="0" distR="0">
            <wp:extent cx="5448300" cy="1076325"/>
            <wp:effectExtent l="0" t="0" r="0" b="0"/>
            <wp:docPr id="1073741826" name="officeArt object" descr="D:\Programs\XED\Background\XML_to_WORD\Springer_Nature\Work\T02\MediaObjects\427457_1_En_3_Fig2_HTML.gif"/>
            <wp:cNvGraphicFramePr/>
            <a:graphic xmlns:a="http://schemas.openxmlformats.org/drawingml/2006/main">
              <a:graphicData uri="http://schemas.openxmlformats.org/drawingml/2006/picture">
                <pic:pic xmlns:pic="http://schemas.openxmlformats.org/drawingml/2006/picture">
                  <pic:nvPicPr>
                    <pic:cNvPr id="1073741826" name="D:\Programs\XED\Background\XML_to_WORD\Springer_Nature\Work\T02\MediaObjects\427457_1_En_3_Fig2_HTML.gif" descr="D:\Programs\XED\Background\XML_to_WORD\Springer_Nature\Work\T02\MediaObjects\427457_1_En_3_Fig2_HTML.gif"/>
                    <pic:cNvPicPr>
                      <a:picLocks noChangeAspect="1"/>
                    </pic:cNvPicPr>
                  </pic:nvPicPr>
                  <pic:blipFill>
                    <a:blip r:embed="rId5">
                      <a:extLst/>
                    </a:blip>
                    <a:stretch>
                      <a:fillRect/>
                    </a:stretch>
                  </pic:blipFill>
                  <pic:spPr>
                    <a:xfrm>
                      <a:off x="0" y="0"/>
                      <a:ext cx="5448300" cy="1076325"/>
                    </a:xfrm>
                    <a:prstGeom prst="rect">
                      <a:avLst/>
                    </a:prstGeom>
                    <a:ln w="12700" cap="flat">
                      <a:noFill/>
                      <a:miter lim="400000"/>
                    </a:ln>
                    <a:effectLst/>
                  </pic:spPr>
                </pic:pic>
              </a:graphicData>
            </a:graphic>
          </wp:inline>
        </w:drawing>
      </w:r>
    </w:p>
    <w:p>
      <w:pPr>
        <w:pStyle w:val="Body A"/>
        <w:keepLines w:val="1"/>
        <w:spacing w:before="120" w:after="0" w:line="240" w:lineRule="auto"/>
      </w:pPr>
      <w:r>
        <w:rPr>
          <w:rStyle w:val="None"/>
          <w:rFonts w:ascii="Times New Roman" w:hAnsi="Times New Roman"/>
          <w:b w:val="1"/>
          <w:bCs w:val="1"/>
          <w:i w:val="1"/>
          <w:iCs w:val="1"/>
          <w:sz w:val="20"/>
          <w:szCs w:val="20"/>
          <w:rtl w:val="0"/>
          <w:lang w:val="it-IT"/>
        </w:rPr>
        <w:t xml:space="preserve">Figure 3-2. </w:t>
      </w:r>
      <w:r>
        <w:rPr>
          <w:rStyle w:val="None"/>
          <w:rFonts w:ascii="Times New Roman" w:hAnsi="Times New Roman"/>
          <w:i w:val="1"/>
          <w:iCs w:val="1"/>
          <w:sz w:val="20"/>
          <w:szCs w:val="20"/>
          <w:rtl w:val="0"/>
          <w:lang w:val="fr-FR"/>
        </w:rPr>
        <w:t>JSON object</w:t>
      </w:r>
    </w:p>
    <w:p>
      <w:pPr>
        <w:pStyle w:val="Body A"/>
        <w:keepLines w:val="1"/>
        <w:spacing w:before="240" w:after="0" w:line="240" w:lineRule="auto"/>
        <w:rPr>
          <w:rStyle w:val="None"/>
          <w:lang w:val="fr-FR"/>
        </w:rPr>
      </w:pPr>
      <w:r>
        <w:rPr>
          <w:rStyle w:val="None"/>
          <w:rFonts w:ascii="Times New Roman" w:hAnsi="Times New Roman"/>
          <w:b w:val="1"/>
          <w:bCs w:val="1"/>
          <w:sz w:val="24"/>
          <w:szCs w:val="24"/>
          <w:rtl w:val="0"/>
          <w:lang w:val="fr-FR"/>
        </w:rPr>
        <w:t>Arrays</w:t>
      </w:r>
    </w:p>
    <w:p>
      <w:pPr>
        <w:pStyle w:val="Body A"/>
        <w:spacing w:before="120" w:after="0" w:line="240" w:lineRule="auto"/>
        <w:jc w:val="both"/>
      </w:pPr>
      <w:r>
        <w:rPr>
          <w:rStyle w:val="None"/>
          <w:rFonts w:ascii="Times New Roman" w:hAnsi="Times New Roman"/>
          <w:sz w:val="24"/>
          <w:szCs w:val="24"/>
          <w:rtl w:val="0"/>
          <w:lang w:val="en-US"/>
        </w:rPr>
        <w:t xml:space="preserve">An array is an ordered collection of values. The values are enclosed within brackets. The syntax of JSON arrays is shown in Figure </w:t>
      </w:r>
      <w:r>
        <w:rPr>
          <w:rStyle w:val="Hyperlink.4"/>
          <w:rFonts w:ascii="Times New Roman" w:cs="Times New Roman" w:hAnsi="Times New Roman" w:eastAsia="Times New Roman"/>
          <w:sz w:val="24"/>
          <w:szCs w:val="24"/>
          <w:lang w:val="nl-NL"/>
        </w:rPr>
        <w:fldChar w:fldCharType="begin" w:fldLock="0"/>
      </w:r>
      <w:r>
        <w:rPr>
          <w:rStyle w:val="Hyperlink.4"/>
          <w:rFonts w:ascii="Times New Roman" w:cs="Times New Roman" w:hAnsi="Times New Roman" w:eastAsia="Times New Roman"/>
          <w:sz w:val="24"/>
          <w:szCs w:val="24"/>
          <w:lang w:val="nl-NL"/>
        </w:rPr>
        <w:instrText xml:space="preserve"> HYPERLINK \l "bookmark2" </w:instrText>
      </w:r>
      <w:r>
        <w:rPr>
          <w:rStyle w:val="Hyperlink.4"/>
          <w:rFonts w:ascii="Times New Roman" w:cs="Times New Roman" w:hAnsi="Times New Roman" w:eastAsia="Times New Roman"/>
          <w:sz w:val="24"/>
          <w:szCs w:val="24"/>
          <w:lang w:val="nl-NL"/>
        </w:rPr>
        <w:fldChar w:fldCharType="separate" w:fldLock="0"/>
      </w:r>
      <w:r>
        <w:rPr>
          <w:rStyle w:val="Hyperlink.4"/>
          <w:rFonts w:ascii="Times New Roman" w:hAnsi="Times New Roman"/>
          <w:sz w:val="24"/>
          <w:szCs w:val="24"/>
          <w:rtl w:val="0"/>
          <w:lang w:val="nl-NL"/>
        </w:rPr>
        <w:t>3-3</w:t>
      </w:r>
      <w:r>
        <w:rPr/>
        <w:fldChar w:fldCharType="end" w:fldLock="0"/>
      </w:r>
      <w:r>
        <w:rPr>
          <w:rStyle w:val="Hyperlink.4"/>
          <w:rFonts w:ascii="Times New Roman" w:hAnsi="Times New Roman"/>
          <w:sz w:val="24"/>
          <w:szCs w:val="24"/>
          <w:rtl w:val="0"/>
          <w:lang w:val="nl-NL"/>
        </w:rPr>
        <w:t>.</w:t>
      </w:r>
    </w:p>
    <w:p>
      <w:pPr>
        <w:pStyle w:val="Body A"/>
        <w:spacing w:before="240" w:after="120" w:line="240" w:lineRule="auto"/>
        <w:jc w:val="center"/>
      </w:pPr>
      <w:r>
        <w:rPr>
          <w:rStyle w:val="None"/>
          <w:rFonts w:ascii="Times New Roman" w:cs="Times New Roman" w:hAnsi="Times New Roman" w:eastAsia="Times New Roman"/>
        </w:rPr>
        <w:drawing xmlns:a="http://schemas.openxmlformats.org/drawingml/2006/main">
          <wp:inline distT="0" distB="0" distL="0" distR="0">
            <wp:extent cx="5448300" cy="1076325"/>
            <wp:effectExtent l="0" t="0" r="0" b="0"/>
            <wp:docPr id="1073741827" name="officeArt object" descr="D:\Programs\XED\Background\XML_to_WORD\Springer_Nature\Work\T02\MediaObjects\427457_1_En_3_Fig3_HTML.gif"/>
            <wp:cNvGraphicFramePr/>
            <a:graphic xmlns:a="http://schemas.openxmlformats.org/drawingml/2006/main">
              <a:graphicData uri="http://schemas.openxmlformats.org/drawingml/2006/picture">
                <pic:pic xmlns:pic="http://schemas.openxmlformats.org/drawingml/2006/picture">
                  <pic:nvPicPr>
                    <pic:cNvPr id="1073741827" name="D:\Programs\XED\Background\XML_to_WORD\Springer_Nature\Work\T02\MediaObjects\427457_1_En_3_Fig3_HTML.gif" descr="D:\Programs\XED\Background\XML_to_WORD\Springer_Nature\Work\T02\MediaObjects\427457_1_En_3_Fig3_HTML.gif"/>
                    <pic:cNvPicPr>
                      <a:picLocks noChangeAspect="1"/>
                    </pic:cNvPicPr>
                  </pic:nvPicPr>
                  <pic:blipFill>
                    <a:blip r:embed="rId6">
                      <a:extLst/>
                    </a:blip>
                    <a:stretch>
                      <a:fillRect/>
                    </a:stretch>
                  </pic:blipFill>
                  <pic:spPr>
                    <a:xfrm>
                      <a:off x="0" y="0"/>
                      <a:ext cx="5448300" cy="1076325"/>
                    </a:xfrm>
                    <a:prstGeom prst="rect">
                      <a:avLst/>
                    </a:prstGeom>
                    <a:ln w="12700" cap="flat">
                      <a:noFill/>
                      <a:miter lim="400000"/>
                    </a:ln>
                    <a:effectLst/>
                  </pic:spPr>
                </pic:pic>
              </a:graphicData>
            </a:graphic>
          </wp:inline>
        </w:drawing>
      </w:r>
    </w:p>
    <w:p>
      <w:pPr>
        <w:pStyle w:val="Body A"/>
        <w:keepLines w:val="1"/>
        <w:spacing w:before="120" w:after="0" w:line="240" w:lineRule="auto"/>
        <w:rPr>
          <w:rStyle w:val="None"/>
          <w:i w:val="1"/>
          <w:iCs w:val="1"/>
        </w:rPr>
      </w:pPr>
      <w:r>
        <w:rPr>
          <w:rStyle w:val="None"/>
          <w:rFonts w:ascii="Times New Roman" w:hAnsi="Times New Roman"/>
          <w:b w:val="1"/>
          <w:bCs w:val="1"/>
          <w:i w:val="1"/>
          <w:iCs w:val="1"/>
          <w:sz w:val="20"/>
          <w:szCs w:val="20"/>
          <w:rtl w:val="0"/>
          <w:lang w:val="it-IT"/>
        </w:rPr>
        <w:t xml:space="preserve">Figure 3-3. </w:t>
      </w:r>
      <w:r>
        <w:rPr>
          <w:rStyle w:val="None"/>
          <w:rFonts w:ascii="Times New Roman" w:hAnsi="Times New Roman"/>
          <w:i w:val="1"/>
          <w:iCs w:val="1"/>
          <w:sz w:val="20"/>
          <w:szCs w:val="20"/>
          <w:rtl w:val="0"/>
          <w:lang w:val="en-US"/>
        </w:rPr>
        <w:t>JSON arrays</w:t>
      </w:r>
    </w:p>
    <w:p>
      <w:pPr>
        <w:pStyle w:val="Body A"/>
        <w:keepLines w:val="1"/>
        <w:spacing w:before="240" w:after="0" w:line="240" w:lineRule="auto"/>
      </w:pPr>
      <w:r>
        <w:rPr>
          <w:rStyle w:val="None"/>
          <w:rFonts w:ascii="Times New Roman" w:hAnsi="Times New Roman"/>
          <w:b w:val="1"/>
          <w:bCs w:val="1"/>
          <w:sz w:val="24"/>
          <w:szCs w:val="24"/>
          <w:rtl w:val="0"/>
          <w:lang w:val="nl-NL"/>
        </w:rPr>
        <w:t>Booleans</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It can have either true or false values.</w:t>
      </w:r>
    </w:p>
    <w:p>
      <w:pPr>
        <w:pStyle w:val="Body A"/>
        <w:keepLines w:val="1"/>
        <w:spacing w:before="240" w:after="0" w:line="240" w:lineRule="auto"/>
      </w:pPr>
      <w:r>
        <w:rPr>
          <w:rStyle w:val="None"/>
          <w:rFonts w:ascii="Times New Roman" w:hAnsi="Times New Roman"/>
          <w:b w:val="1"/>
          <w:bCs w:val="1"/>
          <w:sz w:val="24"/>
          <w:szCs w:val="24"/>
          <w:rtl w:val="0"/>
          <w:lang w:val="nl-NL"/>
        </w:rPr>
        <w:t>Null</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The value is that it</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empty.</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Why is JSON Important?</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 xml:space="preserve">There is a reason why JSON is becoming very popular as a data exchange format (more important than it being less verbose than XML): programmers are sick of writing parsers! But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wait,</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you say.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Surely there are XML parsers available for you to use so that you don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t have to roll your own.</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Yes, there are. But while XML parsers handle the low-level syntactic parsing of XML tags, attributes, etc., you still need to walk the DOM tree or, worse, build one yourself with nothing but a SAX parser (Objective-C iPhone SDK I</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m looking at you!). And that code you write will of course depend on whether the XML you need to make sense of looks like this:</w:t>
      </w:r>
    </w:p>
    <w:p>
      <w:pPr>
        <w:pStyle w:val="Body A"/>
        <w:spacing w:before="120"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1 &lt;person first-name="John" last-name="Smith"/&gt;</w:t>
      </w:r>
    </w:p>
    <w:p>
      <w:pPr>
        <w:pStyle w:val="Body A"/>
        <w:spacing w:before="120" w:after="120" w:line="240" w:lineRule="auto"/>
        <w:jc w:val="both"/>
        <w:rPr>
          <w:rStyle w:val="None"/>
          <w:lang w:val="en-US"/>
        </w:rPr>
      </w:pPr>
      <w:r>
        <w:rPr>
          <w:rStyle w:val="None"/>
          <w:rFonts w:ascii="Times New Roman" w:hAnsi="Times New Roman"/>
          <w:sz w:val="24"/>
          <w:szCs w:val="24"/>
          <w:rtl w:val="0"/>
          <w:lang w:val="en-US"/>
        </w:rPr>
        <w:t>or this:</w:t>
      </w:r>
    </w:p>
    <w:p>
      <w:pPr>
        <w:pStyle w:val="Body A"/>
        <w:spacing w:after="0" w:line="240" w:lineRule="auto"/>
        <w:jc w:val="both"/>
        <w:rPr>
          <w:rStyle w:val="None"/>
          <w:rFonts w:ascii="Courier New" w:cs="Courier New" w:hAnsi="Courier New" w:eastAsia="Courier New"/>
          <w:sz w:val="24"/>
          <w:szCs w:val="24"/>
        </w:rPr>
      </w:pPr>
      <w:r>
        <w:rPr>
          <w:rStyle w:val="None"/>
          <w:rFonts w:ascii="Courier New" w:hAnsi="Courier New"/>
          <w:sz w:val="24"/>
          <w:szCs w:val="24"/>
          <w:rtl w:val="0"/>
          <w:lang w:val="nl-NL"/>
        </w:rPr>
        <w:t>1 &lt;person&gt;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2 &lt;first-name&gt;John&lt;/first-name&gt;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3 &lt;last-name&gt;Smith&lt;/last-name&gt;</w:t>
      </w:r>
    </w:p>
    <w:p>
      <w:pPr>
        <w:pStyle w:val="Body A"/>
        <w:spacing w:after="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4 &lt;/person&gt;</w:t>
      </w:r>
    </w:p>
    <w:p>
      <w:pPr>
        <w:pStyle w:val="Body A"/>
        <w:spacing w:before="120" w:after="120" w:line="240" w:lineRule="auto"/>
        <w:jc w:val="both"/>
        <w:rPr>
          <w:rStyle w:val="None"/>
          <w:lang w:val="en-US"/>
        </w:rPr>
      </w:pPr>
      <w:r>
        <w:rPr>
          <w:rStyle w:val="None"/>
          <w:rFonts w:ascii="Times New Roman" w:hAnsi="Times New Roman"/>
          <w:sz w:val="24"/>
          <w:szCs w:val="24"/>
          <w:rtl w:val="0"/>
          <w:lang w:val="en-US"/>
        </w:rPr>
        <w:t>or this:</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1 &lt;object type="Person"&gt;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2 &lt;property name="first-name"&gt;John&lt;/property&gt;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3 &lt;property name="last-name"&gt;Smith&lt;/property&gt;</w:t>
      </w:r>
    </w:p>
    <w:p>
      <w:pPr>
        <w:pStyle w:val="Body A"/>
        <w:spacing w:after="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4 &lt;/object&gt;</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or any of the myriad of other ways one can conceive of expressing the same concept (and there are many). The standard XML parser does not help you in this regard. You still need to do some work with the parse tree.</w:t>
      </w:r>
    </w:p>
    <w:p>
      <w:pPr>
        <w:pStyle w:val="Body A"/>
        <w:spacing w:after="0" w:line="240" w:lineRule="auto"/>
        <w:ind w:firstLine="288"/>
        <w:jc w:val="both"/>
        <w:rPr>
          <w:rStyle w:val="None"/>
          <w:lang w:val="en-US"/>
        </w:rPr>
      </w:pPr>
      <w:r>
        <w:rPr>
          <w:rStyle w:val="None"/>
          <w:rFonts w:ascii="Times New Roman" w:hAnsi="Times New Roman"/>
          <w:sz w:val="24"/>
          <w:szCs w:val="24"/>
          <w:rtl w:val="0"/>
          <w:lang w:val="en-US"/>
        </w:rPr>
        <w:t>Working with JSON is a different, and superior, experience. First, the simpler syntax helps you avoid the need to decide between many different ways of representing your data (as we saw above with XML), much less which rope to hang yourself with. Usually there is only one straightforward way to represent something:</w:t>
      </w:r>
    </w:p>
    <w:p>
      <w:pPr>
        <w:pStyle w:val="Body A"/>
        <w:spacing w:before="120"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1 { "first-name" : "John",</w:t>
      </w:r>
    </w:p>
    <w:p>
      <w:pPr>
        <w:pStyle w:val="Body A"/>
        <w:spacing w:after="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2 "last-name" : "Smith" }</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How can you use JSON?</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The following discusses how you can use JSON.</w:t>
      </w:r>
    </w:p>
    <w:p>
      <w:pPr>
        <w:pStyle w:val="Body A"/>
        <w:numPr>
          <w:ilvl w:val="0"/>
          <w:numId w:val="16"/>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It is used while writing JavaScript-based applications that include browser extensions and websites.</w:t>
      </w:r>
    </w:p>
    <w:p>
      <w:pPr>
        <w:pStyle w:val="Body A"/>
        <w:numPr>
          <w:ilvl w:val="0"/>
          <w:numId w:val="1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JSON format is used for serializing and transmitting structured data over a network connection. It is primarily used to transmit data between a server and web applications.</w:t>
      </w:r>
    </w:p>
    <w:p>
      <w:pPr>
        <w:pStyle w:val="Body A"/>
        <w:numPr>
          <w:ilvl w:val="0"/>
          <w:numId w:val="1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Web services and APIs use JSON format to provide public data.</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Pros and Cons of JSON</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The following are pros and cons of JSON:</w:t>
      </w:r>
    </w:p>
    <w:p>
      <w:pPr>
        <w:pStyle w:val="Body A"/>
        <w:spacing w:after="0" w:line="240" w:lineRule="auto"/>
        <w:ind w:firstLine="288"/>
        <w:jc w:val="both"/>
        <w:rPr>
          <w:rStyle w:val="None"/>
          <w:lang w:val="es-ES_tradnl"/>
        </w:rPr>
      </w:pPr>
      <w:r>
        <w:rPr>
          <w:rStyle w:val="None"/>
          <w:rFonts w:ascii="Times New Roman" w:hAnsi="Times New Roman"/>
          <w:sz w:val="24"/>
          <w:szCs w:val="24"/>
          <w:rtl w:val="0"/>
          <w:lang w:val="es-ES_tradnl"/>
        </w:rPr>
        <w:t>Pros:</w:t>
      </w:r>
    </w:p>
    <w:p>
      <w:pPr>
        <w:pStyle w:val="Body A"/>
        <w:numPr>
          <w:ilvl w:val="0"/>
          <w:numId w:val="18"/>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Easy to read/write/parse</w:t>
      </w:r>
    </w:p>
    <w:p>
      <w:pPr>
        <w:pStyle w:val="Body A"/>
        <w:numPr>
          <w:ilvl w:val="0"/>
          <w:numId w:val="18"/>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Reasonably succinct (compared with XML, for instance)</w:t>
      </w:r>
    </w:p>
    <w:p>
      <w:pPr>
        <w:pStyle w:val="Body A"/>
        <w:numPr>
          <w:ilvl w:val="0"/>
          <w:numId w:val="18"/>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Common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standard</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with many libraries available</w:t>
      </w:r>
    </w:p>
    <w:p>
      <w:pPr>
        <w:pStyle w:val="Body A"/>
        <w:spacing w:before="120" w:after="0" w:line="240" w:lineRule="auto"/>
        <w:jc w:val="both"/>
        <w:rPr>
          <w:rStyle w:val="None"/>
          <w:lang w:val="pt-PT"/>
        </w:rPr>
      </w:pPr>
      <w:r>
        <w:rPr>
          <w:rStyle w:val="None"/>
          <w:rFonts w:ascii="Times New Roman" w:hAnsi="Times New Roman"/>
          <w:sz w:val="24"/>
          <w:szCs w:val="24"/>
          <w:rtl w:val="0"/>
          <w:lang w:val="pt-PT"/>
        </w:rPr>
        <w:t>Cons:</w:t>
      </w:r>
    </w:p>
    <w:p>
      <w:pPr>
        <w:pStyle w:val="Body A"/>
        <w:numPr>
          <w:ilvl w:val="0"/>
          <w:numId w:val="20"/>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Not as light as binary formats</w:t>
      </w:r>
    </w:p>
    <w:p>
      <w:pPr>
        <w:pStyle w:val="Body A"/>
        <w:numPr>
          <w:ilvl w:val="0"/>
          <w:numId w:val="20"/>
        </w:numPr>
        <w:bidi w:val="0"/>
        <w:spacing w:after="0" w:line="240" w:lineRule="auto"/>
        <w:ind w:right="0"/>
        <w:jc w:val="both"/>
        <w:rPr>
          <w:sz w:val="24"/>
          <w:szCs w:val="24"/>
          <w:rtl w:val="0"/>
          <w:lang w:val="nl-NL"/>
        </w:rPr>
      </w:pPr>
      <w:r>
        <w:rPr>
          <w:rStyle w:val="None"/>
          <w:rFonts w:ascii="Times New Roman" w:hAnsi="Times New Roman"/>
          <w:sz w:val="24"/>
          <w:szCs w:val="24"/>
          <w:rtl w:val="0"/>
          <w:lang w:val="nl-NL"/>
        </w:rPr>
        <w:t>Can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t use comments</w:t>
      </w:r>
    </w:p>
    <w:p>
      <w:pPr>
        <w:pStyle w:val="Body A"/>
        <w:numPr>
          <w:ilvl w:val="0"/>
          <w:numId w:val="2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It</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 xml:space="preserve">s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encapsulated,</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meaning that you can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t readily stream/append data, but have to break it up into individual objects. XML has the same problem, whereas CSV does not.</w:t>
      </w:r>
    </w:p>
    <w:p>
      <w:pPr>
        <w:pStyle w:val="Body A"/>
        <w:numPr>
          <w:ilvl w:val="0"/>
          <w:numId w:val="2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Difficult to describe the data you</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re presenting (easier with XML)</w:t>
      </w:r>
    </w:p>
    <w:p>
      <w:pPr>
        <w:pStyle w:val="Body A"/>
        <w:numPr>
          <w:ilvl w:val="0"/>
          <w:numId w:val="2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Unable to enforce, or validate against, a structure/schema</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XML - JSON Comparison</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This section compares XML and JSON based upon different properties.</w:t>
      </w:r>
    </w:p>
    <w:p>
      <w:pPr>
        <w:pStyle w:val="Body A"/>
        <w:spacing w:before="240" w:after="120" w:line="240" w:lineRule="auto"/>
        <w:jc w:val="both"/>
        <w:rPr>
          <w:rStyle w:val="None"/>
          <w:i w:val="1"/>
          <w:iCs w:val="1"/>
          <w:lang w:val="en-US"/>
        </w:rPr>
      </w:pPr>
      <w:r>
        <w:rPr>
          <w:rStyle w:val="None"/>
          <w:rFonts w:ascii="Times New Roman" w:hAnsi="Times New Roman"/>
          <w:b w:val="1"/>
          <w:bCs w:val="1"/>
          <w:i w:val="1"/>
          <w:iCs w:val="1"/>
          <w:sz w:val="20"/>
          <w:szCs w:val="20"/>
          <w:rtl w:val="0"/>
          <w:lang w:val="en-US"/>
        </w:rPr>
        <w:t xml:space="preserve">Table 3-1. </w:t>
      </w:r>
      <w:r>
        <w:rPr>
          <w:rStyle w:val="None"/>
          <w:rFonts w:ascii="Times New Roman" w:hAnsi="Times New Roman"/>
          <w:i w:val="1"/>
          <w:iCs w:val="1"/>
          <w:sz w:val="20"/>
          <w:szCs w:val="20"/>
          <w:rtl w:val="0"/>
          <w:lang w:val="en-US"/>
        </w:rPr>
        <w:t>XML - JSON comparison</w:t>
      </w:r>
    </w:p>
    <w:tbl>
      <w:tblPr>
        <w:tblW w:w="8650" w:type="dxa"/>
        <w:jc w:val="left"/>
        <w:tblInd w:w="109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7"/>
        <w:gridCol w:w="1825"/>
        <w:gridCol w:w="5238"/>
      </w:tblGrid>
      <w:tr>
        <w:tblPrEx>
          <w:shd w:val="clear" w:color="auto" w:fill="ced7e7"/>
        </w:tblPrEx>
        <w:trPr>
          <w:trHeight w:val="288" w:hRule="atLeast"/>
        </w:trPr>
        <w:tc>
          <w:tcPr>
            <w:tcW w:type="dxa" w:w="1587"/>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Property</w:t>
            </w:r>
          </w:p>
        </w:tc>
        <w:tc>
          <w:tcPr>
            <w:tcW w:type="dxa" w:w="1825"/>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w:t>
            </w:r>
          </w:p>
        </w:tc>
        <w:tc>
          <w:tcPr>
            <w:tcW w:type="dxa" w:w="5238"/>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w:t>
            </w:r>
          </w:p>
        </w:tc>
      </w:tr>
      <w:tr>
        <w:tblPrEx>
          <w:shd w:val="clear" w:color="auto" w:fill="ced7e7"/>
        </w:tblPrEx>
        <w:trPr>
          <w:trHeight w:val="506" w:hRule="atLeast"/>
        </w:trPr>
        <w:tc>
          <w:tcPr>
            <w:tcW w:type="dxa" w:w="1587"/>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Simplicity</w:t>
            </w:r>
          </w:p>
        </w:tc>
        <w:tc>
          <w:tcPr>
            <w:tcW w:type="dxa" w:w="1825"/>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simple, human-readable</w:t>
            </w:r>
          </w:p>
        </w:tc>
        <w:tc>
          <w:tcPr>
            <w:tcW w:type="dxa" w:w="5238"/>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But JSON is much simpler than XML as well as human-readable</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Self- Describing</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Yes</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Yes</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Processing</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processed easily.</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processed more easily because its structure is simpler.</w:t>
            </w:r>
          </w:p>
        </w:tc>
      </w:tr>
      <w:tr>
        <w:tblPrEx>
          <w:shd w:val="clear" w:color="auto" w:fill="ced7e7"/>
        </w:tblPrEx>
        <w:trPr>
          <w:trHeight w:val="67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Performance</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Not optimized for performance due to tags</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Faster than XML because of size</w:t>
            </w:r>
          </w:p>
        </w:tc>
      </w:tr>
      <w:tr>
        <w:tblPrEx>
          <w:shd w:val="clear" w:color="auto" w:fill="ced7e7"/>
        </w:tblPrEx>
        <w:trPr>
          <w:trHeight w:val="67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Openness</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open.</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at least as open as XML, perhaps more so because it is not in the center of a corporate/political standardization struggle.</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Object- Oriented</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document-oriented</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data-oriented. JSON can be mapped more easily to object-oriented systems.</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Interoperability</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interoperable.</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has the same interoperability potential as XML.</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Internationalization</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Supports unicode</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Supports unicode</w:t>
            </w:r>
          </w:p>
        </w:tc>
      </w:tr>
      <w:tr>
        <w:tblPrEx>
          <w:shd w:val="clear" w:color="auto" w:fill="ced7e7"/>
        </w:tblPrEx>
        <w:trPr>
          <w:trHeight w:val="89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Extendability</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pPr>
            <w:r>
              <w:rPr>
                <w:rStyle w:val="None"/>
                <w:rFonts w:ascii="Times New Roman" w:hAnsi="Times New Roman"/>
                <w:sz w:val="20"/>
                <w:szCs w:val="20"/>
                <w:shd w:val="nil" w:color="auto" w:fill="auto"/>
                <w:rtl w:val="0"/>
                <w:lang w:val="en-US"/>
              </w:rPr>
              <w:t>XML is extensible.</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not extensible because it does not need to be. JSON is not a document markup language, so it is not necessary to define new tags or attributes to represent data in it.</w:t>
            </w:r>
          </w:p>
        </w:tc>
      </w:tr>
      <w:tr>
        <w:tblPrEx>
          <w:shd w:val="clear" w:color="auto" w:fill="ced7e7"/>
        </w:tblPrEx>
        <w:trPr>
          <w:trHeight w:val="665" w:hRule="atLeast"/>
        </w:trPr>
        <w:tc>
          <w:tcPr>
            <w:tcW w:type="dxa" w:w="1587"/>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Adoption</w:t>
            </w:r>
          </w:p>
        </w:tc>
        <w:tc>
          <w:tcPr>
            <w:tcW w:type="dxa" w:w="1825"/>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widely adopted by industry.</w:t>
            </w:r>
          </w:p>
        </w:tc>
        <w:tc>
          <w:tcPr>
            <w:tcW w:type="dxa" w:w="5238"/>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just beginning to become known. Its simplicity and the ease of converting XML to JSON makes JSON ultimately more adoptable.</w:t>
            </w:r>
          </w:p>
        </w:tc>
      </w:tr>
    </w:tbl>
    <w:p>
      <w:pPr>
        <w:pStyle w:val="Body A"/>
        <w:widowControl w:val="0"/>
        <w:spacing w:before="240" w:after="120" w:line="240" w:lineRule="auto"/>
        <w:ind w:left="982" w:hanging="982"/>
        <w:rPr>
          <w:rStyle w:val="None"/>
          <w:i w:val="1"/>
          <w:iCs w:val="1"/>
          <w:lang w:val="en-US"/>
        </w:rPr>
      </w:pPr>
    </w:p>
    <w:p>
      <w:pPr>
        <w:pStyle w:val="Body A"/>
        <w:widowControl w:val="0"/>
        <w:spacing w:before="240" w:after="120" w:line="240" w:lineRule="auto"/>
        <w:ind w:left="874" w:hanging="874"/>
        <w:rPr>
          <w:rStyle w:val="None"/>
          <w:i w:val="1"/>
          <w:iCs w:val="1"/>
          <w:lang w:val="en-US"/>
        </w:rPr>
      </w:pPr>
    </w:p>
    <w:p>
      <w:pPr>
        <w:pStyle w:val="Body A"/>
        <w:widowControl w:val="0"/>
        <w:spacing w:before="240" w:after="120" w:line="240" w:lineRule="auto"/>
        <w:ind w:left="766" w:hanging="766"/>
        <w:jc w:val="both"/>
        <w:rPr>
          <w:rStyle w:val="None"/>
          <w:i w:val="1"/>
          <w:iCs w:val="1"/>
          <w:lang w:val="en-US"/>
        </w:rPr>
      </w:pPr>
    </w:p>
    <w:p>
      <w:pPr>
        <w:pStyle w:val="Body A"/>
        <w:widowControl w:val="0"/>
        <w:spacing w:before="240" w:after="120" w:line="240" w:lineRule="auto"/>
        <w:ind w:left="658" w:hanging="658"/>
        <w:rPr>
          <w:rStyle w:val="None"/>
          <w:i w:val="1"/>
          <w:iCs w:val="1"/>
          <w:lang w:val="en-US"/>
        </w:rPr>
      </w:pPr>
    </w:p>
    <w:p>
      <w:pPr>
        <w:pStyle w:val="Body A"/>
        <w:widowControl w:val="0"/>
        <w:spacing w:before="240" w:after="120" w:line="240" w:lineRule="auto"/>
        <w:ind w:left="550" w:hanging="550"/>
        <w:rPr>
          <w:rStyle w:val="None"/>
          <w:i w:val="1"/>
          <w:iCs w:val="1"/>
          <w:lang w:val="en-US"/>
        </w:rPr>
      </w:pPr>
    </w:p>
    <w:p>
      <w:pPr>
        <w:pStyle w:val="Body A"/>
        <w:widowControl w:val="0"/>
        <w:spacing w:before="240" w:after="120" w:line="240" w:lineRule="auto"/>
        <w:ind w:left="442" w:hanging="442"/>
        <w:rPr>
          <w:rStyle w:val="None"/>
          <w:i w:val="1"/>
          <w:iCs w:val="1"/>
          <w:lang w:val="en-US"/>
        </w:rPr>
      </w:pPr>
    </w:p>
    <w:p>
      <w:pPr>
        <w:pStyle w:val="Body A"/>
        <w:widowControl w:val="0"/>
        <w:spacing w:before="240" w:after="120" w:line="240" w:lineRule="auto"/>
        <w:ind w:left="334" w:hanging="334"/>
        <w:rPr>
          <w:rStyle w:val="None"/>
          <w:i w:val="1"/>
          <w:iCs w:val="1"/>
          <w:lang w:val="en-US"/>
        </w:rPr>
      </w:pPr>
    </w:p>
    <w:p>
      <w:pPr>
        <w:pStyle w:val="Body A"/>
        <w:widowControl w:val="0"/>
        <w:spacing w:before="240" w:after="120" w:line="240" w:lineRule="auto"/>
        <w:ind w:left="226" w:hanging="226"/>
        <w:rPr>
          <w:rStyle w:val="None"/>
          <w:i w:val="1"/>
          <w:iCs w:val="1"/>
          <w:lang w:val="en-US"/>
        </w:rPr>
      </w:pPr>
    </w:p>
    <w:p>
      <w:pPr>
        <w:pStyle w:val="Body A"/>
        <w:widowControl w:val="0"/>
        <w:spacing w:before="240" w:after="120" w:line="240" w:lineRule="auto"/>
        <w:ind w:left="118" w:hanging="118"/>
        <w:rPr>
          <w:rStyle w:val="None"/>
          <w:i w:val="1"/>
          <w:iCs w:val="1"/>
          <w:lang w:val="en-US"/>
        </w:rPr>
      </w:pPr>
    </w:p>
    <w:p>
      <w:pPr>
        <w:pStyle w:val="Body A"/>
        <w:widowControl w:val="0"/>
        <w:spacing w:before="240" w:after="120" w:line="240" w:lineRule="auto"/>
        <w:ind w:left="10" w:hanging="10"/>
        <w:jc w:val="both"/>
        <w:rPr>
          <w:rStyle w:val="None"/>
          <w:i w:val="1"/>
          <w:iCs w:val="1"/>
        </w:rPr>
      </w:pPr>
    </w:p>
    <w:p>
      <w:pPr>
        <w:pStyle w:val="Body A"/>
        <w:spacing w:before="180" w:after="0" w:line="240" w:lineRule="auto"/>
        <w:rPr>
          <w:rStyle w:val="None"/>
          <w:b w:val="1"/>
          <w:bCs w:val="1"/>
          <w:lang w:val="en-US"/>
        </w:rPr>
      </w:pPr>
      <w:r>
        <w:rPr>
          <w:rStyle w:val="None"/>
          <w:b w:val="1"/>
          <w:bCs w:val="1"/>
          <w:rtl w:val="0"/>
          <w:lang w:val="en-US"/>
        </w:rPr>
        <w:t>Rest Service returning XML and JSON message</w:t>
      </w:r>
    </w:p>
    <w:p>
      <w:pPr>
        <w:pStyle w:val="Body A"/>
        <w:spacing w:before="180" w:after="0" w:line="240" w:lineRule="auto"/>
        <w:rPr>
          <w:rStyle w:val="None"/>
          <w:i w:val="1"/>
          <w:iCs w:val="1"/>
          <w:lang w:val="it-IT"/>
        </w:rPr>
      </w:pPr>
      <w:r>
        <w:rPr>
          <w:rStyle w:val="Hyperlink.5"/>
          <w:outline w:val="0"/>
          <w:color w:val="0000ff"/>
          <w:u w:val="single" w:color="0000ff"/>
          <w:lang w:val="it-IT"/>
          <w14:textFill>
            <w14:solidFill>
              <w14:srgbClr w14:val="0000FF"/>
            </w14:solidFill>
          </w14:textFill>
        </w:rPr>
        <w:fldChar w:fldCharType="begin" w:fldLock="0"/>
      </w:r>
      <w:r>
        <w:rPr>
          <w:rStyle w:val="Hyperlink.5"/>
          <w:outline w:val="0"/>
          <w:color w:val="0000ff"/>
          <w:u w:val="single" w:color="0000ff"/>
          <w:lang w:val="it-IT"/>
          <w14:textFill>
            <w14:solidFill>
              <w14:srgbClr w14:val="0000FF"/>
            </w14:solidFill>
          </w14:textFill>
        </w:rPr>
        <w:instrText xml:space="preserve"> HYPERLINK "https://micronaut.io/launch/"</w:instrText>
      </w:r>
      <w:r>
        <w:rPr>
          <w:rStyle w:val="Hyperlink.5"/>
          <w:outline w:val="0"/>
          <w:color w:val="0000ff"/>
          <w:u w:val="single" w:color="0000ff"/>
          <w:lang w:val="it-IT"/>
          <w14:textFill>
            <w14:solidFill>
              <w14:srgbClr w14:val="0000FF"/>
            </w14:solidFill>
          </w14:textFill>
        </w:rPr>
        <w:fldChar w:fldCharType="separate" w:fldLock="0"/>
      </w:r>
      <w:r>
        <w:rPr>
          <w:rStyle w:val="Hyperlink.5"/>
          <w:outline w:val="0"/>
          <w:color w:val="0000ff"/>
          <w:u w:val="single" w:color="0000ff"/>
          <w:rtl w:val="0"/>
          <w:lang w:val="it-IT"/>
          <w14:textFill>
            <w14:solidFill>
              <w14:srgbClr w14:val="0000FF"/>
            </w14:solidFill>
          </w14:textFill>
        </w:rPr>
        <w:t>https://micronaut.io/launch/</w:t>
      </w:r>
      <w:r>
        <w:rPr>
          <w:lang w:val="it-IT"/>
        </w:rPr>
        <w:fldChar w:fldCharType="end" w:fldLock="0"/>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Body A"/>
        <w:spacing w:before="180" w:after="0" w:line="240" w:lineRule="auto"/>
        <w:rPr>
          <w:del w:id="5" w:date="2022-10-23T04:48:38Z" w:author="s patni"/>
          <w:rStyle w:val="None"/>
          <w:lang w:val="en-US"/>
        </w:rPr>
      </w:pPr>
      <w:r>
        <w:rPr>
          <w:rStyle w:val="None"/>
          <w:rtl w:val="0"/>
          <w:lang w:val="en-US"/>
        </w:rPr>
        <w:t xml:space="preserve">As per screen select </w:t>
      </w:r>
    </w:p>
    <w:p>
      <w:pPr>
        <w:pStyle w:val="Body A"/>
        <w:spacing w:before="180" w:after="0" w:line="240" w:lineRule="auto"/>
        <w:rPr>
          <w:del w:id="6" w:date="2022-10-23T04:48:38Z" w:author="s patni"/>
          <w:rStyle w:val="None"/>
        </w:rPr>
      </w:pPr>
    </w:p>
    <w:p>
      <w:pPr>
        <w:pStyle w:val="Default"/>
        <w:tabs>
          <w:tab w:val="left" w:pos="220"/>
          <w:tab w:val="left" w:pos="720"/>
        </w:tabs>
        <w:spacing w:before="0" w:line="460" w:lineRule="atLeast"/>
        <w:ind w:left="720" w:hanging="720"/>
        <w:rPr>
          <w:rStyle w:val="None"/>
          <w:rFonts w:ascii="Calibri" w:cs="Calibri" w:hAnsi="Calibri" w:eastAsia="Calibri"/>
          <w:outline w:val="0"/>
          <w:color w:val="000088"/>
          <w:sz w:val="28"/>
          <w:szCs w:val="28"/>
          <w:u w:color="000088"/>
          <w:lang w:val="en-US"/>
          <w14:textFill>
            <w14:solidFill>
              <w14:srgbClr w14:val="000088"/>
            </w14:solidFill>
          </w14:textFill>
        </w:rPr>
      </w:pPr>
    </w:p>
    <w:p>
      <w:pPr>
        <w:pStyle w:val="Body A"/>
        <w:spacing w:before="180" w:after="0" w:line="240" w:lineRule="auto"/>
        <w:rPr>
          <w:rStyle w:val="None"/>
          <w:i w:val="1"/>
          <w:iCs w:val="1"/>
          <w:lang w:val="en-US"/>
        </w:rPr>
      </w:pPr>
      <w:r>
        <w:rPr>
          <w:rStyle w:val="None"/>
          <w:i w:val="1"/>
          <w:iCs w:val="1"/>
          <w:rtl w:val="0"/>
          <w:lang w:val="en-US"/>
        </w:rPr>
        <w:t>Application Type - Micronaut Application</w:t>
      </w:r>
    </w:p>
    <w:p>
      <w:pPr>
        <w:pStyle w:val="Body A"/>
        <w:spacing w:before="180" w:after="0" w:line="240" w:lineRule="auto"/>
        <w:rPr>
          <w:rStyle w:val="None"/>
          <w:i w:val="1"/>
          <w:iCs w:val="1"/>
          <w:lang w:val="en-US"/>
        </w:rPr>
      </w:pPr>
      <w:r>
        <w:rPr>
          <w:rStyle w:val="None"/>
          <w:i w:val="1"/>
          <w:iCs w:val="1"/>
          <w:rtl w:val="0"/>
          <w:lang w:val="en-US"/>
        </w:rPr>
        <w:t xml:space="preserve">Java Version  - </w:t>
      </w:r>
      <w:ins w:id="7" w:date="2022-10-23T04:47:27Z" w:author="s patni">
        <w:r>
          <w:rPr>
            <w:rStyle w:val="None"/>
            <w:i w:val="1"/>
            <w:iCs w:val="1"/>
            <w:rtl w:val="0"/>
            <w:lang w:val="en-US"/>
          </w:rPr>
          <w:t>11</w:t>
        </w:r>
      </w:ins>
      <w:del w:id="8" w:date="2022-10-23T04:47:27Z" w:author="s patni">
        <w:r>
          <w:rPr>
            <w:rStyle w:val="None"/>
            <w:i w:val="1"/>
            <w:iCs w:val="1"/>
            <w:rtl w:val="0"/>
            <w:lang w:val="en-US"/>
          </w:rPr>
          <w:delText>8</w:delText>
        </w:r>
      </w:del>
    </w:p>
    <w:p>
      <w:pPr>
        <w:pStyle w:val="Body A"/>
        <w:spacing w:before="180" w:after="0" w:line="240" w:lineRule="auto"/>
        <w:rPr>
          <w:rStyle w:val="None"/>
          <w:i w:val="1"/>
          <w:iCs w:val="1"/>
          <w:lang w:val="en-US"/>
        </w:rPr>
      </w:pPr>
      <w:r>
        <w:rPr>
          <w:rStyle w:val="None"/>
          <w:i w:val="1"/>
          <w:iCs w:val="1"/>
          <w:rtl w:val="0"/>
          <w:lang w:val="en-US"/>
        </w:rPr>
        <w:t>Name - message</w:t>
      </w:r>
    </w:p>
    <w:p>
      <w:pPr>
        <w:pStyle w:val="Body A"/>
        <w:spacing w:before="180" w:after="0" w:line="240" w:lineRule="auto"/>
        <w:rPr>
          <w:rStyle w:val="None"/>
          <w:i w:val="1"/>
          <w:iCs w:val="1"/>
          <w:lang w:val="en-US"/>
        </w:rPr>
      </w:pPr>
      <w:r>
        <w:rPr>
          <w:rStyle w:val="None"/>
          <w:i w:val="1"/>
          <w:iCs w:val="1"/>
          <w:rtl w:val="0"/>
          <w:lang w:val="en-US"/>
        </w:rPr>
        <w:t>Package - com.rest</w:t>
      </w:r>
      <w:r>
        <w:rPr>
          <w:rStyle w:val="None"/>
          <w:rFonts w:ascii="Times New Roman" w:cs="Times New Roman" w:hAnsi="Times New Roman" w:eastAsia="Times New Roman"/>
          <w:i w:val="1"/>
          <w:iCs w:val="1"/>
          <w:lang w:val="en-US"/>
        </w:rPr>
        <w:drawing xmlns:a="http://schemas.openxmlformats.org/drawingml/2006/main">
          <wp:anchor distT="152400" distB="152400" distL="152400" distR="152400" simplePos="0" relativeHeight="251665408" behindDoc="0" locked="0" layoutInCell="1" allowOverlap="1">
            <wp:simplePos x="0" y="0"/>
            <wp:positionH relativeFrom="page">
              <wp:posOffset>745490</wp:posOffset>
            </wp:positionH>
            <wp:positionV relativeFrom="line">
              <wp:posOffset>251826</wp:posOffset>
            </wp:positionV>
            <wp:extent cx="5486400" cy="2207400"/>
            <wp:effectExtent l="0" t="0" r="0" b="0"/>
            <wp:wrapThrough wrapText="bothSides" distL="152400" distR="152400">
              <wp:wrapPolygon edited="1">
                <wp:start x="0" y="0"/>
                <wp:lineTo x="21621" y="0"/>
                <wp:lineTo x="21621"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486400" cy="2207400"/>
                    </a:xfrm>
                    <a:prstGeom prst="rect">
                      <a:avLst/>
                    </a:prstGeom>
                    <a:ln w="12700" cap="flat">
                      <a:noFill/>
                      <a:miter lim="400000"/>
                    </a:ln>
                    <a:effectLst/>
                  </pic:spPr>
                </pic:pic>
              </a:graphicData>
            </a:graphic>
          </wp:anchor>
        </w:drawing>
      </w:r>
    </w:p>
    <w:p>
      <w:pPr>
        <w:pStyle w:val="Body A"/>
        <w:spacing w:before="180" w:after="0" w:line="240" w:lineRule="auto"/>
        <w:rPr>
          <w:ins w:id="9" w:date="2022-10-23T04:49:15Z" w:author="s patni"/>
          <w:rStyle w:val="None"/>
          <w:i w:val="1"/>
          <w:iCs w:val="1"/>
          <w:lang w:val="en-US"/>
        </w:rPr>
      </w:pPr>
      <w:r>
        <w:rPr>
          <w:rStyle w:val="None"/>
          <w:i w:val="1"/>
          <w:iCs w:val="1"/>
          <w:rtl w:val="0"/>
          <w:lang w:val="en-US"/>
        </w:rPr>
        <w:t>Build Tool : maven</w:t>
      </w:r>
    </w:p>
    <w:p>
      <w:pPr>
        <w:pStyle w:val="Body A"/>
        <w:spacing w:before="180" w:after="0" w:line="240" w:lineRule="auto"/>
        <w:rPr>
          <w:ins w:id="10" w:date="2022-10-23T04:49:15Z" w:author="s patni"/>
          <w:rStyle w:val="None"/>
          <w:i w:val="1"/>
          <w:iCs w:val="1"/>
          <w:lang w:val="en-US"/>
        </w:rPr>
      </w:pPr>
      <w:ins w:id="11" w:date="2022-10-23T04:49:15Z" w:author="s patni">
        <w:r>
          <w:rPr>
            <w:rStyle w:val="None"/>
            <w:i w:val="1"/>
            <w:iCs w:val="1"/>
            <w:rtl w:val="0"/>
            <w:lang w:val="en-US"/>
          </w:rPr>
          <w:t xml:space="preserve">Press </w:t>
        </w:r>
      </w:ins>
      <w:ins w:id="12" w:date="2022-10-23T04:49:15Z" w:author="s patni">
        <w:r>
          <w:rPr>
            <w:rStyle w:val="None"/>
            <w:i w:val="1"/>
            <w:iCs w:val="1"/>
            <w:rtl w:val="0"/>
            <w:lang w:val="en-US"/>
          </w:rPr>
          <w:t>“</w:t>
        </w:r>
      </w:ins>
      <w:ins w:id="13" w:date="2022-10-23T04:49:15Z" w:author="s patni">
        <w:r>
          <w:rPr>
            <w:rStyle w:val="None"/>
            <w:i w:val="1"/>
            <w:iCs w:val="1"/>
            <w:rtl w:val="0"/>
            <w:lang w:val="en-US"/>
          </w:rPr>
          <w:t>Generate Project</w:t>
        </w:r>
      </w:ins>
      <w:ins w:id="14" w:date="2022-10-23T04:49:15Z" w:author="s patni">
        <w:r>
          <w:rPr>
            <w:rStyle w:val="None"/>
            <w:i w:val="1"/>
            <w:iCs w:val="1"/>
            <w:rtl w:val="0"/>
            <w:lang w:val="en-US"/>
          </w:rPr>
          <w:t>”</w:t>
        </w:r>
      </w:ins>
    </w:p>
    <w:p>
      <w:pPr>
        <w:pStyle w:val="Body A"/>
        <w:spacing w:before="180" w:after="0" w:line="240" w:lineRule="auto"/>
        <w:rPr>
          <w:rStyle w:val="None"/>
          <w:i w:val="1"/>
          <w:iCs w:val="1"/>
          <w:lang w:val="en-US"/>
        </w:rPr>
      </w:pPr>
    </w:p>
    <w:p>
      <w:pPr>
        <w:pStyle w:val="Body A"/>
        <w:spacing w:before="180" w:after="0" w:line="240" w:lineRule="auto"/>
        <w:rPr>
          <w:del w:id="15" w:date="2022-10-23T04:49:07Z" w:author="s patni"/>
          <w:rStyle w:val="None"/>
          <w:i w:val="1"/>
          <w:iCs w:val="1"/>
          <w:lang w:val="en-US"/>
        </w:rPr>
      </w:pPr>
      <w:del w:id="16" w:date="2022-10-23T04:49:07Z" w:author="s patni">
        <w:r>
          <w:rPr>
            <w:rStyle w:val="None"/>
            <w:i w:val="1"/>
            <w:iCs w:val="1"/>
            <w:rtl w:val="0"/>
            <w:lang w:val="en-US"/>
          </w:rPr>
          <w:delText xml:space="preserve">Press </w:delText>
        </w:r>
      </w:del>
      <w:del w:id="17" w:date="2022-10-23T04:49:07Z" w:author="s patni">
        <w:r>
          <w:rPr>
            <w:rStyle w:val="None"/>
            <w:i w:val="1"/>
            <w:iCs w:val="1"/>
            <w:rtl w:val="0"/>
            <w:lang w:val="en-US"/>
          </w:rPr>
          <w:delText>“</w:delText>
        </w:r>
      </w:del>
      <w:del w:id="18" w:date="2022-10-23T04:49:07Z" w:author="s patni">
        <w:r>
          <w:rPr>
            <w:rStyle w:val="None"/>
            <w:i w:val="1"/>
            <w:iCs w:val="1"/>
            <w:rtl w:val="0"/>
            <w:lang w:val="en-US"/>
          </w:rPr>
          <w:delText>Generate Project</w:delText>
        </w:r>
      </w:del>
      <w:del w:id="19" w:date="2022-10-23T04:49:07Z" w:author="s patni">
        <w:r>
          <w:rPr>
            <w:rStyle w:val="None"/>
            <w:i w:val="1"/>
            <w:iCs w:val="1"/>
            <w:rtl w:val="0"/>
            <w:lang w:val="en-US"/>
          </w:rPr>
          <w:delText>”</w:delText>
        </w:r>
      </w:del>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ins w:id="20" w:date="2022-08-10T10:11:00Z" w:author="s patni"/>
          <w:rStyle w:val="None"/>
          <w:i w:val="1"/>
          <w:iCs w:val="1"/>
          <w:lang w:val="en-US"/>
        </w:rPr>
      </w:pPr>
      <w:ins w:id="21" w:date="2022-08-10T10:11:00Z" w:author="s patni">
        <w:r>
          <w:rPr>
            <w:rStyle w:val="None"/>
            <w:i w:val="1"/>
            <w:iCs w:val="1"/>
            <w:rtl w:val="0"/>
            <w:lang w:val="en-US"/>
          </w:rPr>
          <w:t>Open message in Visual Source Code</w:t>
        </w:r>
      </w:ins>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r>
        <w:rPr>
          <w:rStyle w:val="None"/>
          <w:rFonts w:ascii="Times New Roman" w:cs="Times New Roman" w:hAnsi="Times New Roman" w:eastAsia="Times New Roman"/>
          <w:i w:val="1"/>
          <w:iCs w:val="1"/>
        </w:rPr>
        <w:drawing xmlns:a="http://schemas.openxmlformats.org/drawingml/2006/main">
          <wp:anchor distT="152400" distB="152400" distL="152400" distR="152400" simplePos="0" relativeHeight="251659264" behindDoc="0" locked="0" layoutInCell="1" allowOverlap="1">
            <wp:simplePos x="0" y="0"/>
            <wp:positionH relativeFrom="page">
              <wp:posOffset>1136650</wp:posOffset>
            </wp:positionH>
            <wp:positionV relativeFrom="page">
              <wp:posOffset>76200</wp:posOffset>
            </wp:positionV>
            <wp:extent cx="5486400" cy="4127935"/>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5486400" cy="4127935"/>
                    </a:xfrm>
                    <a:prstGeom prst="rect">
                      <a:avLst/>
                    </a:prstGeom>
                    <a:ln w="12700" cap="flat">
                      <a:noFill/>
                      <a:miter lim="400000"/>
                    </a:ln>
                    <a:effectLst/>
                  </pic:spPr>
                </pic:pic>
              </a:graphicData>
            </a:graphic>
          </wp:anchor>
        </w:drawing>
      </w:r>
    </w:p>
    <w:p>
      <w:pPr>
        <w:pStyle w:val="Body A"/>
        <w:spacing w:before="180" w:after="0" w:line="240" w:lineRule="auto"/>
        <w:rPr>
          <w:ins w:id="22" w:date="2022-07-25T10:07:00Z" w:author="s patni"/>
          <w:del w:id="23" w:date="2022-08-10T10:11:00Z" w:author="s patni"/>
          <w:rStyle w:val="None"/>
          <w:i w:val="1"/>
          <w:iCs w:val="1"/>
          <w:lang w:val="en-US"/>
        </w:rPr>
      </w:pPr>
      <w:ins w:id="24" w:date="2022-07-25T10:07:00Z" w:author="s patni">
        <w:del w:id="25" w:date="2022-08-10T10:11:00Z" w:author="s patni">
          <w:r>
            <w:rPr>
              <w:rStyle w:val="None"/>
              <w:i w:val="1"/>
              <w:iCs w:val="1"/>
              <w:rtl w:val="0"/>
              <w:lang w:val="en-US"/>
            </w:rPr>
            <w:delText>Open message in Visual Source Code</w:delText>
          </w:r>
        </w:del>
      </w:ins>
    </w:p>
    <w:p>
      <w:pPr>
        <w:pStyle w:val="Body A"/>
        <w:spacing w:before="180" w:after="0" w:line="240" w:lineRule="auto"/>
        <w:rPr>
          <w:ins w:id="26" w:date="2022-07-25T10:07:00Z" w:author="s patni"/>
          <w:rStyle w:val="None"/>
          <w:i w:val="1"/>
          <w:iCs w:val="1"/>
        </w:rPr>
      </w:pPr>
    </w:p>
    <w:p>
      <w:pPr>
        <w:pStyle w:val="Body A"/>
        <w:spacing w:before="180" w:after="0" w:line="240" w:lineRule="auto"/>
        <w:rPr>
          <w:ins w:id="27" w:date="2022-07-25T10:07:00Z" w:author="s patni"/>
          <w:rStyle w:val="None"/>
          <w:i w:val="1"/>
          <w:iCs w:val="1"/>
          <w:lang w:val="en-US"/>
        </w:rPr>
      </w:pPr>
      <w:ins w:id="28" w:date="2022-07-25T10:07:00Z" w:author="s patni">
        <w:r>
          <w:rPr>
            <w:rStyle w:val="None"/>
            <w:i w:val="1"/>
            <w:iCs w:val="1"/>
            <w:rtl w:val="0"/>
            <w:lang w:val="en-US"/>
          </w:rPr>
          <w:t>Now add new folder model by selecting File-&gt;Add new folder and navigating to code gene</w:t>
        </w:r>
      </w:ins>
      <w:ins w:id="29" w:date="2022-07-25T10:07:00Z" w:author="s patni">
        <w:del w:id="30" w:date="2022-08-10T10:12:00Z" w:author="s patni">
          <w:r>
            <w:rPr>
              <w:rStyle w:val="None"/>
              <w:i w:val="1"/>
              <w:iCs w:val="1"/>
              <w:rtl w:val="0"/>
              <w:lang w:val="en-US"/>
            </w:rPr>
            <w:delText>re</w:delText>
          </w:r>
        </w:del>
      </w:ins>
      <w:ins w:id="31" w:date="2022-07-25T10:07:00Z" w:author="s patni">
        <w:r>
          <w:rPr>
            <w:rStyle w:val="None"/>
            <w:i w:val="1"/>
            <w:iCs w:val="1"/>
            <w:rtl w:val="0"/>
            <w:lang w:val="en-US"/>
          </w:rPr>
          <w:t>rated by Micronaut.</w:t>
        </w:r>
      </w:ins>
    </w:p>
    <w:p>
      <w:pPr>
        <w:pStyle w:val="Body A"/>
        <w:spacing w:before="180" w:after="0" w:line="240" w:lineRule="auto"/>
        <w:rPr>
          <w:ins w:id="32" w:date="2022-07-25T10:07:00Z" w:author="s patni"/>
          <w:rStyle w:val="None"/>
          <w:i w:val="1"/>
          <w:iCs w:val="1"/>
          <w:lang w:val="en-US"/>
        </w:rPr>
      </w:pPr>
      <w:ins w:id="33" w:date="2022-08-10T10:46:00Z" w:author="sanjay patni">
        <w:r>
          <w:rPr>
            <w:rStyle w:val="None"/>
            <w:i w:val="1"/>
            <w:iCs w:val="1"/>
            <w:rtl w:val="0"/>
            <w:lang w:val="en-US"/>
          </w:rPr>
          <w:t>Then c</w:t>
        </w:r>
      </w:ins>
      <w:ins w:id="34" w:date="2022-07-25T10:07:00Z" w:author="s patni">
        <w:del w:id="35" w:date="2022-08-10T10:46:00Z" w:author="sanjay patni">
          <w:r>
            <w:rPr>
              <w:rStyle w:val="None"/>
              <w:i w:val="1"/>
              <w:iCs w:val="1"/>
              <w:rtl w:val="0"/>
              <w:lang w:val="en-US"/>
            </w:rPr>
            <w:delText>Now cr</w:delText>
          </w:r>
        </w:del>
      </w:ins>
      <w:ins w:id="36" w:date="2022-08-10T10:46:00Z" w:author="sanjay patni">
        <w:r>
          <w:rPr>
            <w:rStyle w:val="None"/>
            <w:i w:val="1"/>
            <w:iCs w:val="1"/>
            <w:rtl w:val="0"/>
            <w:lang w:val="en-US"/>
          </w:rPr>
          <w:t>r</w:t>
        </w:r>
      </w:ins>
      <w:ins w:id="37" w:date="2022-07-25T10:07:00Z" w:author="s patni">
        <w:r>
          <w:rPr>
            <w:rStyle w:val="None"/>
            <w:i w:val="1"/>
            <w:iCs w:val="1"/>
            <w:rtl w:val="0"/>
            <w:lang w:val="en-US"/>
          </w:rPr>
          <w:t>eate new domain class Message</w:t>
        </w:r>
      </w:ins>
    </w:p>
    <w:p>
      <w:pPr>
        <w:pStyle w:val="Body A"/>
        <w:spacing w:before="180" w:after="0" w:line="240" w:lineRule="auto"/>
        <w:rPr>
          <w:ins w:id="38" w:date="2022-07-25T09:57:00Z" w:author="s patni"/>
          <w:del w:id="39" w:date="2022-10-23T04:49:52Z" w:author="s patni"/>
          <w:rStyle w:val="None"/>
          <w:i w:val="1"/>
          <w:iCs w:val="1"/>
        </w:rPr>
      </w:pPr>
      <w:r>
        <w:rPr>
          <w:rStyle w:val="None"/>
          <w:rFonts w:ascii="Times New Roman" w:cs="Times New Roman" w:hAnsi="Times New Roman" w:eastAsia="Times New Roman"/>
          <w:i w:val="1"/>
          <w:iCs w:val="1"/>
        </w:rPr>
        <w:drawing xmlns:a="http://schemas.openxmlformats.org/drawingml/2006/main">
          <wp:anchor distT="152400" distB="152400" distL="152400" distR="152400" simplePos="0" relativeHeight="251662336" behindDoc="0" locked="0" layoutInCell="1" allowOverlap="1">
            <wp:simplePos x="0" y="0"/>
            <wp:positionH relativeFrom="page">
              <wp:posOffset>1136650</wp:posOffset>
            </wp:positionH>
            <wp:positionV relativeFrom="line">
              <wp:posOffset>409177</wp:posOffset>
            </wp:positionV>
            <wp:extent cx="5486400" cy="2791225"/>
            <wp:effectExtent l="0" t="0" r="0" b="0"/>
            <wp:wrapThrough wrapText="bothSides" distL="152400" distR="152400">
              <wp:wrapPolygon edited="1">
                <wp:start x="0" y="0"/>
                <wp:lineTo x="21621" y="0"/>
                <wp:lineTo x="21621" y="21602"/>
                <wp:lineTo x="0" y="21602"/>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5486400" cy="2791225"/>
                    </a:xfrm>
                    <a:prstGeom prst="rect">
                      <a:avLst/>
                    </a:prstGeom>
                    <a:ln w="12700" cap="flat">
                      <a:noFill/>
                      <a:miter lim="400000"/>
                    </a:ln>
                    <a:effectLst/>
                  </pic:spPr>
                </pic:pic>
              </a:graphicData>
            </a:graphic>
          </wp:anchor>
        </w:drawing>
      </w:r>
    </w:p>
    <w:p>
      <w:pPr>
        <w:pStyle w:val="Body A"/>
        <w:spacing w:before="180" w:after="0" w:line="240" w:lineRule="auto"/>
        <w:rPr>
          <w:ins w:id="40" w:date="2022-07-25T09:57:00Z" w:author="s patni"/>
          <w:del w:id="41" w:date="2022-10-23T04:49:50Z" w:author="s patni"/>
          <w:rStyle w:val="None"/>
          <w:i w:val="1"/>
          <w:iCs w:val="1"/>
        </w:rPr>
      </w:pPr>
      <w:r>
        <w:rPr>
          <w:rStyle w:val="None"/>
          <w:rFonts w:ascii="Times New Roman" w:cs="Times New Roman" w:hAnsi="Times New Roman" w:eastAsia="Times New Roman"/>
          <w:i w:val="1"/>
          <w:iCs w:val="1"/>
        </w:rPr>
        <w:drawing xmlns:a="http://schemas.openxmlformats.org/drawingml/2006/main">
          <wp:anchor distT="152400" distB="152400" distL="152400" distR="152400" simplePos="0" relativeHeight="251663360" behindDoc="0" locked="0" layoutInCell="1" allowOverlap="1">
            <wp:simplePos x="0" y="0"/>
            <wp:positionH relativeFrom="page">
              <wp:posOffset>1136651</wp:posOffset>
            </wp:positionH>
            <wp:positionV relativeFrom="page">
              <wp:posOffset>283637</wp:posOffset>
            </wp:positionV>
            <wp:extent cx="5486400" cy="3519366"/>
            <wp:effectExtent l="0" t="0" r="0" b="0"/>
            <wp:wrapThrough wrapText="bothSides" distL="152400" distR="152400">
              <wp:wrapPolygon edited="1">
                <wp:start x="0" y="0"/>
                <wp:lineTo x="21621" y="0"/>
                <wp:lineTo x="21621" y="21604"/>
                <wp:lineTo x="0" y="21604"/>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5486400" cy="3519366"/>
                    </a:xfrm>
                    <a:prstGeom prst="rect">
                      <a:avLst/>
                    </a:prstGeom>
                    <a:ln w="12700" cap="flat">
                      <a:noFill/>
                      <a:miter lim="400000"/>
                    </a:ln>
                    <a:effectLst/>
                  </pic:spPr>
                </pic:pic>
              </a:graphicData>
            </a:graphic>
          </wp:anchor>
        </w:drawing>
      </w:r>
    </w:p>
    <w:p>
      <w:pPr>
        <w:pStyle w:val="Body A"/>
        <w:spacing w:before="180" w:after="0" w:line="240" w:lineRule="auto"/>
        <w:rPr>
          <w:ins w:id="42" w:date="2022-07-25T09:56:00Z" w:author="s patni"/>
          <w:del w:id="43" w:date="2022-10-23T04:49:50Z" w:author="s patni"/>
          <w:rStyle w:val="None"/>
          <w:i w:val="1"/>
          <w:iCs w:val="1"/>
        </w:rPr>
      </w:pPr>
    </w:p>
    <w:p>
      <w:pPr>
        <w:pStyle w:val="Body A"/>
        <w:spacing w:before="180" w:after="0" w:line="240" w:lineRule="auto"/>
        <w:rPr>
          <w:del w:id="44" w:date="2022-10-23T04:49:50Z" w:author="s patni"/>
          <w:rStyle w:val="None"/>
          <w:i w:val="1"/>
          <w:iCs w:val="1"/>
        </w:rPr>
      </w:pPr>
    </w:p>
    <w:p>
      <w:pPr>
        <w:pStyle w:val="Body A"/>
        <w:spacing w:before="180" w:after="0" w:line="240" w:lineRule="auto"/>
        <w:rPr>
          <w:ins w:id="45" w:date="2022-08-10T10:13:00Z" w:author="s patni"/>
          <w:del w:id="46" w:date="2022-10-23T04:49:50Z" w:author="s patni"/>
          <w:rStyle w:val="None"/>
          <w:i w:val="1"/>
          <w:iCs w:val="1"/>
          <w:lang w:val="en-US"/>
        </w:rPr>
      </w:pPr>
      <w:del w:id="47" w:date="2022-10-23T04:49:50Z" w:author="s patni">
        <w:r>
          <w:rPr>
            <w:rStyle w:val="None"/>
            <w:i w:val="1"/>
            <w:iCs w:val="1"/>
            <w:rtl w:val="0"/>
            <w:lang w:val="en-US"/>
          </w:rPr>
          <w:delText>Create Model :</w:delText>
        </w:r>
      </w:del>
    </w:p>
    <w:p>
      <w:pPr>
        <w:pStyle w:val="Body A"/>
        <w:spacing w:before="180" w:after="0" w:line="240" w:lineRule="auto"/>
        <w:rPr>
          <w:ins w:id="48" w:date="2022-08-10T10:13:00Z" w:author="s patni"/>
          <w:rStyle w:val="None"/>
          <w:i w:val="1"/>
          <w:iCs w:val="1"/>
          <w:lang w:val="en-US"/>
        </w:rPr>
      </w:pPr>
    </w:p>
    <w:p>
      <w:pPr>
        <w:pStyle w:val="Body A"/>
        <w:spacing w:before="180" w:after="0" w:line="240" w:lineRule="auto"/>
        <w:rPr>
          <w:rStyle w:val="None"/>
          <w:i w:val="1"/>
          <w:iCs w:val="1"/>
          <w:lang w:val="en-US"/>
        </w:rPr>
      </w:pPr>
      <w:ins w:id="49" w:date="2022-08-10T10:13:00Z" w:author="s patni">
        <w:r>
          <w:rPr>
            <w:rStyle w:val="None"/>
            <w:i w:val="1"/>
            <w:iCs w:val="1"/>
            <w:rtl w:val="0"/>
            <w:lang w:val="en-US"/>
          </w:rPr>
          <w:t xml:space="preserve">Code below creates a domain object Message with an attribute message. Getter and setter methods  are created </w:t>
        </w:r>
      </w:ins>
      <w:ins w:id="50" w:date="2022-08-10T10:47:00Z" w:author="sanjay patni">
        <w:r>
          <w:rPr>
            <w:rStyle w:val="None"/>
            <w:i w:val="1"/>
            <w:iCs w:val="1"/>
            <w:rtl w:val="0"/>
            <w:lang w:val="en-US"/>
          </w:rPr>
          <w:t>in</w:t>
        </w:r>
      </w:ins>
      <w:ins w:id="51" w:date="2022-08-10T10:13:00Z" w:author="s patni">
        <w:del w:id="52" w:date="2022-08-10T10:47:00Z" w:author="sanjay patni">
          <w:r>
            <w:rPr>
              <w:rStyle w:val="None"/>
              <w:i w:val="1"/>
              <w:iCs w:val="1"/>
              <w:rtl w:val="0"/>
              <w:lang w:val="en-US"/>
            </w:rPr>
            <w:delText>using</w:delText>
          </w:r>
        </w:del>
      </w:ins>
      <w:ins w:id="53" w:date="2022-08-10T10:13:00Z" w:author="s patni">
        <w:r>
          <w:rPr>
            <w:rStyle w:val="None"/>
            <w:i w:val="1"/>
            <w:iCs w:val="1"/>
            <w:rtl w:val="0"/>
            <w:lang w:val="en-US"/>
          </w:rPr>
          <w:t xml:space="preserve"> IDE.</w:t>
        </w:r>
      </w:ins>
    </w:p>
    <w:p>
      <w:pPr>
        <w:pStyle w:val="Body A"/>
        <w:spacing w:before="180" w:after="0" w:line="240" w:lineRule="auto"/>
        <w:rPr>
          <w:rStyle w:val="None"/>
          <w:i w:val="1"/>
          <w:iCs w:val="1"/>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package com.rest.model;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fr-FR"/>
        </w:rPr>
        <w:t>import javax.validation.constraints.NotNull;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public class Message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@NotNull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private String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public String getMessage()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return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public void setMessage(String message)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this.message =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outline w:val="0"/>
          <w:color w:val="5e34ff"/>
          <w:sz w:val="22"/>
          <w:szCs w:val="22"/>
          <w:u w:color="5e34ff"/>
          <w14:textFill>
            <w14:solidFill>
              <w14:srgbClr w14:val="5E34FF"/>
            </w14:solidFill>
          </w14:textFill>
        </w:rPr>
      </w:pPr>
      <w:r>
        <w:rPr>
          <w:rStyle w:val="None"/>
          <w:rFonts w:ascii="Calibri" w:hAnsi="Calibri"/>
          <w:i w:val="1"/>
          <w:iCs w:val="1"/>
          <w:outline w:val="0"/>
          <w:color w:val="5e34ff"/>
          <w:sz w:val="22"/>
          <w:szCs w:val="22"/>
          <w:u w:color="5e34ff"/>
          <w:rtl w:val="0"/>
          <w:lang w:val="en-US"/>
          <w14:textFill>
            <w14:solidFill>
              <w14:srgbClr w14:val="5E34FF"/>
            </w14:solidFill>
          </w14:textFill>
        </w:rPr>
        <w:t xml:space="preserve">~           </w:t>
      </w:r>
    </w:p>
    <w:p>
      <w:pPr>
        <w:pStyle w:val="Body A"/>
        <w:spacing w:before="180" w:after="0" w:line="240" w:lineRule="auto"/>
        <w:rPr>
          <w:ins w:id="54" w:date="2022-07-25T10:12:00Z" w:author="s patni"/>
          <w:rStyle w:val="None"/>
          <w:i w:val="1"/>
          <w:iCs w:val="1"/>
          <w:outline w:val="0"/>
          <w:color w:val="5e34ff"/>
          <w:u w:color="5e34ff"/>
          <w:lang w:val="en-US"/>
          <w14:textFill>
            <w14:solidFill>
              <w14:srgbClr w14:val="5E34FF"/>
            </w14:solidFill>
          </w14:textFill>
        </w:rPr>
      </w:pPr>
      <w:ins w:id="55" w:date="2022-07-25T10:12:00Z" w:author="s patni">
        <w:r>
          <w:rPr>
            <w:rStyle w:val="None"/>
            <w:i w:val="1"/>
            <w:iCs w:val="1"/>
            <w:outline w:val="0"/>
            <w:color w:val="5e34ff"/>
            <w:u w:color="5e34ff"/>
            <w:rtl w:val="0"/>
            <w:lang w:val="en-US"/>
            <w14:textFill>
              <w14:solidFill>
                <w14:srgbClr w14:val="5E34FF"/>
              </w14:solidFill>
            </w14:textFill>
          </w:rPr>
          <w:t>Now create a new folder controller after navigating to message code generated by Micronaut.</w:t>
        </w:r>
      </w:ins>
    </w:p>
    <w:p>
      <w:pPr>
        <w:pStyle w:val="Body A"/>
        <w:spacing w:before="180" w:after="0" w:line="240" w:lineRule="auto"/>
        <w:rPr>
          <w:ins w:id="56" w:date="2022-08-10T10:16:00Z" w:author="s patni"/>
          <w:rStyle w:val="None"/>
          <w:i w:val="1"/>
          <w:iCs w:val="1"/>
          <w:outline w:val="0"/>
          <w:color w:val="5e34ff"/>
          <w:u w:color="5e34ff"/>
          <w:lang w:val="en-US"/>
          <w14:textFill>
            <w14:solidFill>
              <w14:srgbClr w14:val="5E34FF"/>
            </w14:solidFill>
          </w14:textFill>
        </w:rPr>
      </w:pPr>
      <w:ins w:id="57" w:date="2022-08-10T10:16:00Z" w:author="s patni">
        <w:r>
          <w:rPr>
            <w:rStyle w:val="None"/>
            <w:i w:val="1"/>
            <w:iCs w:val="1"/>
            <w:outline w:val="0"/>
            <w:color w:val="5e34ff"/>
            <w:u w:color="5e34ff"/>
            <w:rtl w:val="0"/>
            <w:lang w:val="en-US"/>
            <w14:textFill>
              <w14:solidFill>
                <w14:srgbClr w14:val="5E34FF"/>
              </w14:solidFill>
            </w14:textFill>
          </w:rPr>
          <w:t xml:space="preserve">Code below exposes two endpoints </w:t>
        </w:r>
      </w:ins>
    </w:p>
    <w:p>
      <w:pPr>
        <w:pStyle w:val="Body A"/>
        <w:numPr>
          <w:ilvl w:val="0"/>
          <w:numId w:val="22"/>
        </w:numPr>
        <w:bidi w:val="0"/>
        <w:spacing w:before="180" w:after="0" w:line="240" w:lineRule="auto"/>
        <w:ind w:right="0"/>
        <w:jc w:val="left"/>
        <w:rPr>
          <w:rtl w:val="0"/>
          <w:lang w:val="en-US"/>
        </w:rPr>
      </w:pPr>
      <w:ins w:id="58" w:date="2022-08-10T10:16:00Z" w:author="s patni">
        <w:r>
          <w:rPr>
            <w:rStyle w:val="None"/>
            <w:i w:val="1"/>
            <w:iCs w:val="1"/>
            <w:outline w:val="0"/>
            <w:color w:val="5e34ff"/>
            <w:u w:color="5e34ff"/>
            <w:rtl w:val="0"/>
            <w:lang w:val="en-US"/>
            <w14:textFill>
              <w14:solidFill>
                <w14:srgbClr w14:val="5E34FF"/>
              </w14:solidFill>
            </w14:textFill>
          </w:rPr>
          <w:t>message/xml  for getting message attribute value in XML</w:t>
        </w:r>
      </w:ins>
    </w:p>
    <w:p>
      <w:pPr>
        <w:pStyle w:val="Body A"/>
        <w:numPr>
          <w:ilvl w:val="0"/>
          <w:numId w:val="22"/>
        </w:numPr>
        <w:bidi w:val="0"/>
        <w:spacing w:before="180" w:after="0" w:line="240" w:lineRule="auto"/>
        <w:ind w:right="0"/>
        <w:jc w:val="left"/>
        <w:rPr>
          <w:rtl w:val="0"/>
          <w:lang w:val="en-US"/>
        </w:rPr>
      </w:pPr>
      <w:ins w:id="59" w:date="2022-08-10T10:16:00Z" w:author="s patni">
        <w:del w:id="60" w:date="2022-08-10T10:47:00Z" w:author="sanjay patni">
          <w:r>
            <w:rPr>
              <w:rStyle w:val="None"/>
              <w:i w:val="1"/>
              <w:iCs w:val="1"/>
              <w:outline w:val="0"/>
              <w:color w:val="5e34ff"/>
              <w:u w:color="5e34ff"/>
              <w:rtl w:val="0"/>
              <w:lang w:val="en-US"/>
              <w14:textFill>
                <w14:solidFill>
                  <w14:srgbClr w14:val="5E34FF"/>
                </w14:solidFill>
              </w14:textFill>
            </w:rPr>
            <w:delText xml:space="preserve">b. </w:delText>
          </w:r>
        </w:del>
      </w:ins>
      <w:ins w:id="61" w:date="2022-08-10T10:16:00Z" w:author="s patni">
        <w:r>
          <w:rPr>
            <w:rStyle w:val="None"/>
            <w:i w:val="1"/>
            <w:iCs w:val="1"/>
            <w:outline w:val="0"/>
            <w:color w:val="5e34ff"/>
            <w:u w:color="5e34ff"/>
            <w:rtl w:val="0"/>
            <w:lang w:val="en-US"/>
            <w14:textFill>
              <w14:solidFill>
                <w14:srgbClr w14:val="5E34FF"/>
              </w14:solidFill>
            </w14:textFill>
          </w:rPr>
          <w:t>Message/json for getting message attribute value in JSON format.</w:t>
        </w:r>
      </w:ins>
      <w:ins w:id="62" w:date="2022-07-25T10:12:00Z" w:author="s patni">
        <w:del w:id="63" w:date="2022-08-10T10:14:00Z" w:author="s patni">
          <w:r>
            <w:rPr>
              <w:rStyle w:val="None"/>
              <w:i w:val="1"/>
              <w:iCs w:val="1"/>
              <w:outline w:val="0"/>
              <w:color w:val="5e34ff"/>
              <w:u w:color="5e34ff"/>
              <w:rtl w:val="0"/>
              <w:lang w:val="en-US"/>
              <w14:textFill>
                <w14:solidFill>
                  <w14:srgbClr w14:val="5E34FF"/>
                </w14:solidFill>
              </w14:textFill>
            </w:rPr>
            <w:delText>And Paste following code.</w:delText>
          </w:r>
        </w:del>
      </w:ins>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lang w:val="en-US"/>
        </w:rPr>
      </w:pPr>
      <w:del w:id="64" w:date="2022-10-23T07:24:40Z" w:author="s patni">
        <w:r>
          <w:rPr>
            <w:rStyle w:val="None"/>
            <w:i w:val="1"/>
            <w:iCs w:val="1"/>
            <w:rtl w:val="0"/>
            <w:lang w:val="en-US"/>
          </w:rPr>
          <w:delText>Cre</w:delText>
        </w:r>
      </w:del>
      <w:ins w:id="65" w:date="2022-10-23T04:53:09Z" w:author="s patni">
        <w:r>
          <w:rPr>
            <w:rStyle w:val="None"/>
            <w:i w:val="1"/>
            <w:iCs w:val="1"/>
            <w:rtl w:val="0"/>
            <w:lang w:val="en-US"/>
          </w:rPr>
          <w:t>Cre</w:t>
        </w:r>
      </w:ins>
      <w:r>
        <w:rPr>
          <w:rStyle w:val="None"/>
          <w:i w:val="1"/>
          <w:iCs w:val="1"/>
          <w:rtl w:val="0"/>
          <w:lang w:val="en-US"/>
        </w:rPr>
        <w:t>ate Controller:</w:t>
      </w:r>
    </w:p>
    <w:p>
      <w:pPr>
        <w:pStyle w:val="Body A"/>
        <w:spacing w:before="180" w:after="0" w:line="240" w:lineRule="auto"/>
        <w:rPr>
          <w:rStyle w:val="None"/>
          <w:i w:val="1"/>
          <w:iCs w:val="1"/>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package com.rest.controller</w:t>
      </w:r>
      <w:ins w:id="66" w:date="2022-07-25T10:32:00Z" w:author="s patni">
        <w:r>
          <w:rPr>
            <w:rStyle w:val="None"/>
            <w:rFonts w:ascii="Calibri" w:hAnsi="Calibri"/>
            <w:i w:val="1"/>
            <w:iCs w:val="1"/>
            <w:sz w:val="22"/>
            <w:szCs w:val="22"/>
            <w:rtl w:val="0"/>
            <w:lang w:val="en-US"/>
          </w:rPr>
          <w:t>s</w:t>
        </w:r>
      </w:ins>
      <w:r>
        <w:rPr>
          <w:rStyle w:val="None"/>
          <w:rFonts w:ascii="Calibri" w:hAnsi="Calibri"/>
          <w:i w:val="1"/>
          <w:iCs w:val="1"/>
          <w:sz w:val="22"/>
          <w:szCs w:val="22"/>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com.rest.model.Message;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io.micronaut.http.annotation.Get;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del w:id="67" w:date="2022-10-23T07:26:12Z" w:author="s patni"/>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io.micronaut.http.annotation.Controller;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del w:id="68" w:date="2022-10-23T07:26:12Z" w:author="s patni"/>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del w:id="69" w:date="2022-10-23T07:26:07Z" w:author="s patni"/>
          <w:rStyle w:val="None"/>
          <w:rFonts w:ascii="Calibri" w:cs="Calibri" w:hAnsi="Calibri" w:eastAsia="Calibri"/>
          <w:i w:val="1"/>
          <w:iCs w:val="1"/>
          <w:sz w:val="22"/>
          <w:szCs w:val="22"/>
        </w:rPr>
      </w:pPr>
      <w:del w:id="70" w:date="2022-10-23T07:26:07Z" w:author="s patni">
        <w:r>
          <w:rPr>
            <w:rStyle w:val="None"/>
            <w:rFonts w:ascii="Calibri" w:hAnsi="Calibri"/>
            <w:i w:val="1"/>
            <w:iCs w:val="1"/>
            <w:sz w:val="22"/>
            <w:szCs w:val="22"/>
            <w:rtl w:val="0"/>
            <w:lang w:val="it-IT"/>
          </w:rPr>
          <w:delText>import io.micronaut.http.HttpHeaders;</w:delText>
        </w:r>
      </w:del>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io.micronaut.http.HttpResponse;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io.micronaut.http.MediaType;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io.micronaut.http.annotation.Produces;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de-DE"/>
        </w:rPr>
        <w:t>@Controller("/message")  // &lt;2&gt;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public class MessageController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@Produces(MediaType.TEXT_XML)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de-DE"/>
        </w:rPr>
        <w:t xml:space="preserve">  @Get("/xml")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public HttpResponse&lt;?&gt; messageXml()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de-DE"/>
        </w:rPr>
        <w:t xml:space="preserve">        Message message = new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 xml:space="preserve">        message.setMessage("Hello from Micronaut");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final String xml = encodeAsXml(message);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return HttpResponse.ok(xml).contentType(MediaType.APPLICATION_XML_TYPE);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@Produces(MediaType.TEXT_JSON)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@Get("/json")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public HttpResponse&lt;?&gt; messageJson()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de-DE"/>
        </w:rPr>
        <w:t xml:space="preserve">        Message message = new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 xml:space="preserve">        message.setMessage("Hello from Micronaut");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return HttpResponse.ok(message);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private String encodeAsXml(final Message message)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return String.format("&lt;message&gt;%s&lt;/message&gt;", message.getMessage());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71" w:date="2022-07-25T10:32:00Z" w:author="s patni"/>
          <w:rStyle w:val="None"/>
          <w:rFonts w:ascii="Calibri" w:cs="Calibri" w:hAnsi="Calibri" w:eastAsia="Calibri"/>
          <w:i w:val="1"/>
          <w:iCs w:val="1"/>
          <w:sz w:val="22"/>
          <w:szCs w:val="22"/>
        </w:rPr>
      </w:pPr>
      <w:r>
        <w:rPr>
          <w:rStyle w:val="None"/>
          <w:rFonts w:ascii="Calibri" w:hAnsi="Calibri"/>
          <w:i w:val="1"/>
          <w:iCs w:val="1"/>
          <w:sz w:val="22"/>
          <w:szCs w:val="22"/>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72" w:date="2022-07-25T10:33:00Z" w:author="s patni"/>
          <w:rStyle w:val="None"/>
          <w:rFonts w:ascii="Calibri" w:cs="Calibri" w:hAnsi="Calibri" w:eastAsia="Calibri"/>
          <w:i w:val="1"/>
          <w:iCs w:val="1"/>
          <w:sz w:val="22"/>
          <w:szCs w:val="22"/>
        </w:rPr>
      </w:pPr>
      <w:r>
        <w:rPr>
          <w:rStyle w:val="None"/>
          <w:rFonts w:ascii="Calibri" w:cs="Calibri" w:hAnsi="Calibri" w:eastAsia="Calibri"/>
          <w:i w:val="1"/>
          <w:iCs w:val="1"/>
          <w:sz w:val="22"/>
          <w:szCs w:val="22"/>
        </w:rPr>
        <w:drawing xmlns:a="http://schemas.openxmlformats.org/drawingml/2006/main">
          <wp:anchor distT="152400" distB="152400" distL="152400" distR="152400" simplePos="0" relativeHeight="251664384" behindDoc="0" locked="0" layoutInCell="1" allowOverlap="1">
            <wp:simplePos x="0" y="0"/>
            <wp:positionH relativeFrom="page">
              <wp:posOffset>1120864</wp:posOffset>
            </wp:positionH>
            <wp:positionV relativeFrom="page">
              <wp:posOffset>840083</wp:posOffset>
            </wp:positionV>
            <wp:extent cx="5182690" cy="5486400"/>
            <wp:effectExtent l="0" t="0" r="0" b="0"/>
            <wp:wrapThrough wrapText="bothSides" distL="152400" distR="152400">
              <wp:wrapPolygon edited="1">
                <wp:start x="0" y="0"/>
                <wp:lineTo x="21615" y="0"/>
                <wp:lineTo x="21615" y="21621"/>
                <wp:lineTo x="0" y="21621"/>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5182690" cy="5486400"/>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73" w:date="2022-07-25T10:33:00Z" w:author="s patni"/>
          <w:rStyle w:val="None"/>
          <w:rFonts w:ascii="Calibri" w:cs="Calibri" w:hAnsi="Calibri" w:eastAsia="Calibri"/>
          <w:i w:val="1"/>
          <w:iCs w:val="1"/>
          <w:sz w:val="22"/>
          <w:szCs w:val="22"/>
        </w:rPr>
      </w:pPr>
      <w:ins w:id="74" w:date="2022-07-25T10:33:00Z" w:author="s patni">
        <w:r>
          <w:rPr>
            <w:rStyle w:val="None"/>
            <w:rFonts w:ascii="Calibri" w:hAnsi="Calibri"/>
            <w:i w:val="1"/>
            <w:iCs w:val="1"/>
            <w:sz w:val="22"/>
            <w:szCs w:val="22"/>
            <w:rtl w:val="0"/>
            <w:lang w:val="en-US"/>
          </w:rPr>
          <w:t>You should have files as shown above.</w:t>
        </w:r>
      </w:ins>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75" w:date="2022-07-25T10:33:00Z" w:author="s patni"/>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76" w:date="2022-07-25T10:33:00Z" w:author="s patni"/>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Body A"/>
        <w:spacing w:before="180" w:after="0" w:line="240" w:lineRule="auto"/>
        <w:rPr>
          <w:rStyle w:val="None"/>
          <w:i w:val="1"/>
          <w:iCs w:val="1"/>
        </w:rPr>
      </w:pPr>
    </w:p>
    <w:p>
      <w:pPr>
        <w:pStyle w:val="Body A"/>
        <w:spacing w:before="180" w:after="0" w:line="240" w:lineRule="auto"/>
        <w:rPr>
          <w:ins w:id="77" w:date="2022-08-10T10:17:00Z" w:author="s patni"/>
          <w:del w:id="78" w:date="2022-10-23T07:38:07Z" w:author="s patni"/>
          <w:rStyle w:val="None"/>
          <w:i w:val="1"/>
          <w:iCs w:val="1"/>
          <w:lang w:val="en-US"/>
        </w:rPr>
      </w:pPr>
      <w:r>
        <w:rPr>
          <w:rStyle w:val="None"/>
          <w:i w:val="1"/>
          <w:iCs w:val="1"/>
          <w:rtl w:val="0"/>
          <w:lang w:val="en-US"/>
        </w:rPr>
        <w:t>Run app</w:t>
      </w:r>
      <w:ins w:id="79" w:date="2022-10-23T07:37:02Z" w:author="s patni">
        <w:r>
          <w:rPr>
            <w:rStyle w:val="None"/>
            <w:i w:val="1"/>
            <w:iCs w:val="1"/>
            <w:rtl w:val="0"/>
            <w:lang w:val="en-US"/>
          </w:rPr>
          <w:t xml:space="preserve"> in IDE using Run -&gt; Run without Debugging</w:t>
        </w:r>
      </w:ins>
      <w:del w:id="80" w:date="2022-10-23T07:38:07Z" w:author="s patni">
        <w:r>
          <w:rPr>
            <w:rStyle w:val="None"/>
            <w:i w:val="1"/>
            <w:iCs w:val="1"/>
            <w:rtl w:val="0"/>
            <w:lang w:val="en-US"/>
          </w:rPr>
          <w:delText>:</w:delText>
        </w:r>
      </w:del>
    </w:p>
    <w:p>
      <w:pPr>
        <w:pStyle w:val="Body A"/>
        <w:spacing w:before="180" w:after="0" w:line="240" w:lineRule="auto"/>
        <w:rPr>
          <w:del w:id="81" w:date="2022-10-23T07:38:06Z" w:author="s patni"/>
          <w:rStyle w:val="None"/>
          <w:i w:val="1"/>
          <w:iCs w:val="1"/>
          <w:lang w:val="en-US"/>
        </w:rPr>
      </w:pPr>
      <w:ins w:id="82" w:date="2022-08-10T10:17:00Z" w:author="s patni">
        <w:del w:id="83" w:date="2022-10-23T07:35:51Z" w:author="s patni">
          <w:r>
            <w:rPr>
              <w:rStyle w:val="None"/>
              <w:i w:val="1"/>
              <w:iCs w:val="1"/>
              <w:rtl w:val="0"/>
              <w:lang w:val="en-US"/>
            </w:rPr>
            <w:delText>From command line</w:delText>
          </w:r>
        </w:del>
      </w:ins>
    </w:p>
    <w:p>
      <w:pPr>
        <w:pStyle w:val="Body A"/>
        <w:spacing w:before="180" w:after="0" w:line="240" w:lineRule="auto"/>
        <w:rPr>
          <w:del w:id="84" w:date="2022-10-23T07:38:06Z" w:author="s patni"/>
          <w:rStyle w:val="None"/>
          <w:i w:val="1"/>
          <w:iCs w:val="1"/>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85" w:date="2022-10-23T07:35:40Z" w:author="s patni"/>
          <w:rFonts w:ascii="Calibri" w:cs="Calibri" w:hAnsi="Calibri" w:eastAsia="Calibri"/>
          <w:i w:val="1"/>
          <w:iCs w:val="1"/>
          <w:sz w:val="22"/>
          <w:szCs w:val="22"/>
          <w:lang w:val="nl-N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86" w:date="2022-08-10T10:18:00Z" w:author="s patni"/>
          <w:del w:id="87" w:date="2022-10-23T07:35:38Z" w:author="s patni"/>
          <w:rStyle w:val="None"/>
          <w:rFonts w:ascii="Calibri" w:cs="Calibri" w:hAnsi="Calibri" w:eastAsia="Calibri"/>
          <w:i w:val="1"/>
          <w:iCs w:val="1"/>
          <w:sz w:val="22"/>
          <w:szCs w:val="22"/>
        </w:rPr>
      </w:pPr>
      <w:del w:id="88" w:date="2022-10-23T07:35:38Z" w:author="s patni">
        <w:r>
          <w:rPr>
            <w:rStyle w:val="None"/>
            <w:rFonts w:ascii="Calibri" w:hAnsi="Calibri"/>
            <w:i w:val="1"/>
            <w:iCs w:val="1"/>
            <w:sz w:val="22"/>
            <w:szCs w:val="22"/>
            <w:rtl w:val="0"/>
            <w:lang w:val="nl-NL"/>
          </w:rPr>
          <w:delText xml:space="preserve">./mvnw </w:delText>
        </w:r>
      </w:del>
      <w:del w:id="89" w:date="2022-08-10T10:17:00Z" w:author="s patni">
        <w:r>
          <w:rPr>
            <w:rStyle w:val="None"/>
            <w:rFonts w:ascii="Calibri" w:hAnsi="Calibri"/>
            <w:i w:val="1"/>
            <w:iCs w:val="1"/>
            <w:sz w:val="22"/>
            <w:szCs w:val="22"/>
            <w:rtl w:val="0"/>
            <w:lang w:val="en-US"/>
          </w:rPr>
          <w:delText>mn:run</w:delText>
        </w:r>
      </w:del>
      <w:ins w:id="90" w:date="2022-08-10T10:18:00Z" w:author="s patni">
        <w:del w:id="91" w:date="2022-10-23T07:35:38Z" w:author="s patni">
          <w:r>
            <w:rPr>
              <w:rStyle w:val="None"/>
              <w:rFonts w:ascii="Calibri" w:hAnsi="Calibri"/>
              <w:i w:val="1"/>
              <w:iCs w:val="1"/>
              <w:sz w:val="22"/>
              <w:szCs w:val="22"/>
              <w:rtl w:val="0"/>
              <w:lang w:val="en-US"/>
            </w:rPr>
            <w:delText>mn:run</w:delText>
          </w:r>
        </w:del>
      </w:ins>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92" w:date="2022-08-10T10:18:00Z" w:author="s patni"/>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ins w:id="93" w:date="2022-08-10T10:18:00Z" w:author="s patni">
        <w:r>
          <w:rPr>
            <w:rStyle w:val="None"/>
            <w:rFonts w:ascii="Calibri" w:hAnsi="Calibri"/>
            <w:i w:val="1"/>
            <w:iCs w:val="1"/>
            <w:sz w:val="22"/>
            <w:szCs w:val="22"/>
            <w:rtl w:val="0"/>
            <w:lang w:val="en-US"/>
          </w:rPr>
          <w:t>You could also run in IDE by selecting Application.java and then right clicking on it.</w:t>
        </w:r>
      </w:ins>
    </w:p>
    <w:p>
      <w:pPr>
        <w:pStyle w:val="Body A"/>
        <w:spacing w:before="180" w:after="0" w:line="240" w:lineRule="auto"/>
        <w:rPr>
          <w:rStyle w:val="None"/>
          <w:i w:val="1"/>
          <w:iCs w:val="1"/>
        </w:rPr>
      </w:pPr>
    </w:p>
    <w:p>
      <w:pPr>
        <w:pStyle w:val="Body A"/>
        <w:spacing w:before="180" w:after="0" w:line="240" w:lineRule="auto"/>
        <w:rPr>
          <w:rStyle w:val="None"/>
          <w:lang w:val="en-US"/>
        </w:rPr>
      </w:pPr>
      <w:r>
        <w:rPr>
          <w:rStyle w:val="None"/>
          <w:i w:val="1"/>
          <w:iCs w:val="1"/>
          <w:rtl w:val="0"/>
          <w:lang w:val="en-US"/>
        </w:rPr>
        <w:t>Using POSTMAN as per screen-shot view JSON and XML response of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cs="Calibri" w:hAnsi="Calibri" w:eastAsia="Calibri"/>
          <w:i w:val="1"/>
          <w:iCs w:val="1"/>
          <w:sz w:val="22"/>
          <w:szCs w:val="22"/>
        </w:rPr>
        <w:drawing xmlns:a="http://schemas.openxmlformats.org/drawingml/2006/main">
          <wp:anchor distT="152400" distB="152400" distL="152400" distR="152400" simplePos="0" relativeHeight="251660288" behindDoc="0" locked="0" layoutInCell="1" allowOverlap="1">
            <wp:simplePos x="0" y="0"/>
            <wp:positionH relativeFrom="page">
              <wp:posOffset>1136651</wp:posOffset>
            </wp:positionH>
            <wp:positionV relativeFrom="line">
              <wp:posOffset>206253</wp:posOffset>
            </wp:positionV>
            <wp:extent cx="5486400" cy="3635102"/>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tretch>
                      <a:fillRect/>
                    </a:stretch>
                  </pic:blipFill>
                  <pic:spPr>
                    <a:xfrm>
                      <a:off x="0" y="0"/>
                      <a:ext cx="5486400" cy="3635102"/>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cs="Calibri" w:hAnsi="Calibri" w:eastAsia="Calibri"/>
          <w:i w:val="1"/>
          <w:iCs w:val="1"/>
          <w:sz w:val="22"/>
          <w:szCs w:val="22"/>
        </w:rPr>
        <w:drawing xmlns:a="http://schemas.openxmlformats.org/drawingml/2006/main">
          <wp:anchor distT="152400" distB="152400" distL="152400" distR="152400" simplePos="0" relativeHeight="251661312" behindDoc="0" locked="0" layoutInCell="1" allowOverlap="1">
            <wp:simplePos x="0" y="0"/>
            <wp:positionH relativeFrom="page">
              <wp:posOffset>1136651</wp:posOffset>
            </wp:positionH>
            <wp:positionV relativeFrom="page">
              <wp:posOffset>1002643</wp:posOffset>
            </wp:positionV>
            <wp:extent cx="5486400" cy="3731917"/>
            <wp:effectExtent l="0" t="0" r="0" b="0"/>
            <wp:wrapThrough wrapText="bothSides" distL="152400" distR="152400">
              <wp:wrapPolygon edited="1">
                <wp:start x="0" y="0"/>
                <wp:lineTo x="21600" y="0"/>
                <wp:lineTo x="21600" y="21600"/>
                <wp:lineTo x="0" y="21600"/>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3">
                      <a:extLst/>
                    </a:blip>
                    <a:stretch>
                      <a:fillRect/>
                    </a:stretch>
                  </pic:blipFill>
                  <pic:spPr>
                    <a:xfrm>
                      <a:off x="0" y="0"/>
                      <a:ext cx="5486400" cy="3731917"/>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94" w:date="2022-10-23T04:54:39Z" w:author="s patni"/>
          <w:rStyle w:val="None"/>
          <w:rFonts w:ascii="Calibri" w:cs="Calibri" w:hAnsi="Calibri" w:eastAsia="Calibri"/>
          <w:i w:val="1"/>
          <w:iCs w:val="1"/>
          <w:sz w:val="22"/>
          <w:szCs w:val="22"/>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95" w:date="2022-10-23T04:54:39Z" w:author="s patni"/>
          <w:rStyle w:val="None"/>
          <w:rFonts w:ascii="Calibri" w:cs="Calibri" w:hAnsi="Calibri" w:eastAsia="Calibri"/>
          <w:i w:val="1"/>
          <w:iCs w:val="1"/>
          <w:sz w:val="22"/>
          <w:szCs w:val="22"/>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96" w:date="2022-10-23T07:37:19Z" w:author="s patni"/>
          <w:rStyle w:val="None"/>
          <w:rFonts w:ascii="Calibri" w:cs="Calibri" w:hAnsi="Calibri" w:eastAsia="Calibri"/>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97" w:date="2022-10-23T07:37:19Z" w:author="s patni"/>
          <w:rStyle w:val="None"/>
          <w:rFonts w:ascii="Calibri" w:cs="Calibri" w:hAnsi="Calibri" w:eastAsia="Calibri"/>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98" w:date="2022-10-23T07:37:19Z" w:author="s patni"/>
          <w:rStyle w:val="None"/>
          <w:rFonts w:ascii="Calibri" w:cs="Calibri" w:hAnsi="Calibri" w:eastAsia="Calibri"/>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99" w:date="2022-10-23T07:37:19Z" w:author="s patni"/>
          <w:rStyle w:val="None"/>
          <w:rFonts w:ascii="Calibri" w:cs="Calibri" w:hAnsi="Calibri" w:eastAsia="Calibri"/>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100" w:date="2022-09-30T15:20:16Z" w:author="s patni"/>
          <w:rStyle w:val="None"/>
          <w:rFonts w:ascii="Calibri" w:cs="Calibri" w:hAnsi="Calibri" w:eastAsia="Calibri"/>
          <w:sz w:val="22"/>
          <w:szCs w:val="22"/>
        </w:rPr>
      </w:pPr>
      <w:ins w:id="101" w:date="2022-10-23T04:54:39Z" w:author="s patni">
        <w:r>
          <w:rPr>
            <w:rStyle w:val="None"/>
            <w:rFonts w:ascii="Calibri" w:hAnsi="Calibri"/>
            <w:sz w:val="22"/>
            <w:szCs w:val="22"/>
            <w:rtl w:val="0"/>
            <w:lang w:val="en-US"/>
          </w:rPr>
          <w:t>To Review</w:t>
        </w:r>
      </w:ins>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sz w:val="22"/>
          <w:szCs w:val="22"/>
        </w:rPr>
      </w:pPr>
      <w:ins w:id="102" w:date="2022-09-30T15:20:16Z" w:author="s patni">
        <w:r>
          <w:rPr>
            <w:rStyle w:val="None"/>
            <w:rFonts w:ascii="Calibri" w:hAnsi="Calibri"/>
            <w:sz w:val="22"/>
            <w:szCs w:val="22"/>
            <w:rtl w:val="0"/>
            <w:lang w:val="en-US"/>
          </w:rPr>
          <w:t>In this chapter we reviewed messaging using XML and JSON formats and compared them. Then developed APIs to return XML and JSON responses from a Micronaut app.</w:t>
        </w:r>
      </w:ins>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pPr>
      <w:r>
        <w:rPr>
          <w:rStyle w:val="None"/>
          <w:rFonts w:ascii="Calibri" w:cs="Calibri" w:hAnsi="Calibri" w:eastAsia="Calibri"/>
          <w:i w:val="1"/>
          <w:iCs w:val="1"/>
          <w:sz w:val="22"/>
          <w:szCs w:val="22"/>
          <w:lang w:val="en-US"/>
        </w:rPr>
      </w:r>
    </w:p>
    <w:sectPr>
      <w:headerReference w:type="default" r:id="rId14"/>
      <w:headerReference w:type="even" r:id="rId15"/>
      <w:footerReference w:type="default" r:id="rId16"/>
      <w:footerReference w:type="even" r:id="rId17"/>
      <w:pgSz w:w="12240" w:h="15840" w:orient="portrait"/>
      <w:pgMar w:top="1440" w:right="1800" w:bottom="1440" w:left="1800" w:header="700" w:footer="80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Nardone, Massimo (Cognizant)" w:date="2022-09-23T12:16:00Z">
    <w:p w14:paraId="1111FFFF">
      <w:pPr>
        <w:pStyle w:val="Default"/>
      </w:pPr>
    </w:p>
    <w:p w14:paraId="11120000">
      <w:pPr>
        <w:pStyle w:val="Default"/>
      </w:pPr>
      <w:r>
        <w:rPr>
          <w:rFonts w:cs="Arial Unicode MS" w:eastAsia="Arial Unicode MS"/>
          <w:rtl w:val="0"/>
        </w:rPr>
        <w:t xml:space="preserve">TR comments. A nice chapter to introduce XML and JSON. </w:t>
      </w:r>
    </w:p>
    <w:p w14:paraId="11120001">
      <w:pPr>
        <w:pStyle w:val="Default"/>
      </w:pPr>
      <w:r>
        <w:rPr>
          <w:rFonts w:cs="Arial Unicode MS" w:eastAsia="Arial Unicode MS"/>
          <w:rtl w:val="0"/>
        </w:rPr>
        <w:t>I think it is well structured and updates are ok.</w:t>
      </w:r>
    </w:p>
    <w:p w14:paraId="11120002">
      <w:pPr>
        <w:pStyle w:val="Default"/>
      </w:pPr>
      <w:r>
        <w:rPr>
          <w:rFonts w:cs="Arial Unicode MS" w:eastAsia="Arial Unicode MS"/>
          <w:rtl w:val="0"/>
        </w:rPr>
        <w:t>Updates are ok. Can you add a summary please?</w:t>
      </w:r>
    </w:p>
    <w:p w14:paraId="11120003">
      <w:pPr>
        <w:pStyle w:val="Default"/>
      </w:pPr>
    </w:p>
    <w:p w14:paraId="11120004">
      <w:pPr>
        <w:pStyle w:val="Default"/>
      </w:pPr>
      <w:r>
        <w:rPr>
          <w:rFonts w:cs="Arial Unicode MS" w:eastAsia="Arial Unicode MS"/>
          <w:rtl w:val="0"/>
        </w:rPr>
        <w:t>Code and links are ok.</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0">
    <w:multiLevelType w:val="hybridMultilevel"/>
    <w:numStyleLink w:val="Lettered"/>
  </w:abstractNum>
  <w:abstractNum w:abstractNumId="21">
    <w:multiLevelType w:val="hybridMultilevel"/>
    <w:styleLink w:val="Lettered"/>
    <w:lvl w:ilvl="0">
      <w:start w:val="1"/>
      <w:numFmt w:val="lowerLetter"/>
      <w:suff w:val="tab"/>
      <w:lvlText w:val="%1."/>
      <w:lvlJc w:val="left"/>
      <w:pPr>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1"/>
  <w:evenAndOddHeaders w:val="1"/>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None">
    <w:name w:val="None"/>
  </w:style>
  <w:style w:type="character" w:styleId="Hyperlink.0">
    <w:name w:val="Hyperlink.0"/>
    <w:basedOn w:val="None"/>
    <w:next w:val="Hyperlink.0"/>
    <w:rPr>
      <w:rFonts w:ascii="Times New Roman" w:cs="Times New Roman" w:hAnsi="Times New Roman" w:eastAsia="Times New Roman"/>
      <w:sz w:val="24"/>
      <w:szCs w:val="24"/>
      <w:u w:color="0000ff"/>
      <w:lang w:val="nl-NL"/>
    </w:rPr>
  </w:style>
  <w:style w:type="character" w:styleId="Hyperlink.1">
    <w:name w:val="Hyperlink.1"/>
    <w:basedOn w:val="None"/>
    <w:next w:val="Hyperlink.1"/>
    <w:rPr>
      <w:rFonts w:ascii="Times New Roman" w:cs="Times New Roman" w:hAnsi="Times New Roman" w:eastAsia="Times New Roman"/>
      <w:sz w:val="24"/>
      <w:szCs w:val="24"/>
      <w:u w:color="0000ff"/>
      <w:lang w:val="en-US"/>
    </w:rPr>
  </w:style>
  <w:style w:type="character" w:styleId="Hyperlink.2">
    <w:name w:val="Hyperlink.2"/>
    <w:basedOn w:val="None"/>
    <w:next w:val="Hyperlink.2"/>
    <w:rPr>
      <w:rFonts w:ascii="Courier New" w:cs="Courier New" w:hAnsi="Courier New" w:eastAsia="Courier New"/>
      <w:outline w:val="0"/>
      <w:color w:val="000000"/>
      <w:sz w:val="24"/>
      <w:szCs w:val="24"/>
      <w:u w:val="none" w:color="000000"/>
      <w:lang w:val="en-US"/>
      <w14:textFill>
        <w14:solidFill>
          <w14:srgbClr w14:val="000000"/>
        </w14:solidFill>
      </w14:textFill>
    </w:rPr>
  </w:style>
  <w:style w:type="character" w:styleId="Hyperlink.3">
    <w:name w:val="Hyperlink.3"/>
    <w:basedOn w:val="None"/>
    <w:next w:val="Hyperlink.3"/>
    <w:rPr>
      <w:rFonts w:ascii="Times New Roman" w:cs="Times New Roman" w:hAnsi="Times New Roman" w:eastAsia="Times New Roman"/>
      <w:sz w:val="24"/>
      <w:szCs w:val="24"/>
      <w:u w:color="0000ff"/>
      <w:lang w:val="pt-PT"/>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character" w:styleId="Hyperlink.4">
    <w:name w:val="Hyperlink.4"/>
    <w:basedOn w:val="None"/>
    <w:next w:val="Hyperlink.4"/>
    <w:rPr>
      <w:rFonts w:ascii="Times New Roman" w:cs="Times New Roman" w:hAnsi="Times New Roman" w:eastAsia="Times New Roman"/>
      <w:sz w:val="24"/>
      <w:szCs w:val="24"/>
      <w:lang w:val="nl-NL"/>
    </w:r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character" w:styleId="Hyperlink.5">
    <w:name w:val="Hyperlink.5"/>
    <w:basedOn w:val="None"/>
    <w:next w:val="Hyperlink.5"/>
    <w:rPr>
      <w:outline w:val="0"/>
      <w:color w:val="0000ff"/>
      <w:u w:val="single" w:color="0000ff"/>
      <w:lang w:val="it-IT"/>
      <w14:textFill>
        <w14:solidFill>
          <w14:srgbClr w14:val="0000FF"/>
        </w14:solidFill>
      </w14:textFill>
    </w:rPr>
  </w:style>
  <w:style w:type="numbering" w:styleId="Lettered">
    <w:name w:val="Lettered"/>
    <w:pPr>
      <w:numPr>
        <w:numId w:val="2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